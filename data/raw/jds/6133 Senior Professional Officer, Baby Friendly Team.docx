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CA550" w14:textId="17DC67C9" w:rsidR="00B92D71" w:rsidRPr="00E95731" w:rsidRDefault="00CE0577" w:rsidP="11E16AD1">
      <w:pPr>
        <w:rPr>
          <w:rFonts w:asciiTheme="minorHAnsi" w:hAnsiTheme="minorHAnsi" w:cstheme="minorHAnsi"/>
          <w:b/>
          <w:bCs/>
          <w:sz w:val="22"/>
          <w:szCs w:val="22"/>
          <w:rPrChange w:id="0" w:author="Joanne Nightingale" w:date="2026-06-04T10:37:00Z" w16du:dateUtc="2026-06-04T09:37:00Z">
            <w:rPr>
              <w:rFonts w:ascii="Arial" w:hAnsi="Arial" w:cs="Arial"/>
              <w:b/>
              <w:bCs/>
              <w:sz w:val="22"/>
              <w:szCs w:val="22"/>
            </w:rPr>
          </w:rPrChange>
        </w:rPr>
      </w:pPr>
      <w:r w:rsidRPr="00E95731">
        <w:rPr>
          <w:rFonts w:asciiTheme="minorHAnsi" w:hAnsiTheme="minorHAnsi" w:cstheme="minorHAnsi"/>
          <w:b/>
          <w:bCs/>
          <w:sz w:val="22"/>
          <w:szCs w:val="22"/>
          <w:rPrChange w:id="1" w:author="Joanne Nightingale" w:date="2026-06-04T10:37:00Z" w16du:dateUtc="2026-06-04T09:37:00Z">
            <w:rPr>
              <w:rFonts w:ascii="Arial" w:hAnsi="Arial" w:cs="Arial"/>
              <w:b/>
              <w:bCs/>
              <w:sz w:val="22"/>
              <w:szCs w:val="22"/>
            </w:rPr>
          </w:rPrChange>
        </w:rPr>
        <w:t>Senior Professional Officer</w:t>
      </w:r>
      <w:r w:rsidR="00BD0CDF" w:rsidRPr="00E95731">
        <w:rPr>
          <w:rFonts w:asciiTheme="minorHAnsi" w:hAnsiTheme="minorHAnsi" w:cstheme="minorHAnsi"/>
          <w:b/>
          <w:bCs/>
          <w:sz w:val="22"/>
          <w:szCs w:val="22"/>
          <w:rPrChange w:id="2" w:author="Joanne Nightingale" w:date="2026-06-04T10:37:00Z" w16du:dateUtc="2026-06-04T09:37:00Z">
            <w:rPr>
              <w:rFonts w:ascii="Arial" w:hAnsi="Arial" w:cs="Arial"/>
              <w:b/>
              <w:bCs/>
              <w:sz w:val="22"/>
              <w:szCs w:val="22"/>
            </w:rPr>
          </w:rPrChange>
        </w:rPr>
        <w:t xml:space="preserve"> in the Baby Friendly Team</w:t>
      </w:r>
      <w:del w:id="3" w:author="Joanne Nightingale" w:date="2026-06-04T10:37:00Z" w16du:dateUtc="2026-06-04T09:37:00Z">
        <w:r w:rsidR="00BD0CDF" w:rsidRPr="00E95731" w:rsidDel="00E95731">
          <w:rPr>
            <w:rFonts w:asciiTheme="minorHAnsi" w:hAnsiTheme="minorHAnsi" w:cstheme="minorHAnsi"/>
            <w:b/>
            <w:bCs/>
            <w:sz w:val="22"/>
            <w:szCs w:val="22"/>
            <w:rPrChange w:id="4" w:author="Joanne Nightingale" w:date="2026-06-04T10:37:00Z" w16du:dateUtc="2026-06-04T09:37:00Z">
              <w:rPr>
                <w:rFonts w:ascii="Arial" w:hAnsi="Arial" w:cs="Arial"/>
                <w:b/>
                <w:bCs/>
                <w:sz w:val="22"/>
                <w:szCs w:val="22"/>
              </w:rPr>
            </w:rPrChange>
          </w:rPr>
          <w:delText>, UNICEF UK</w:delText>
        </w:r>
      </w:del>
    </w:p>
    <w:p w14:paraId="0F3E60E7" w14:textId="5011F395" w:rsidR="409CF2E3" w:rsidRPr="00E95731" w:rsidRDefault="409CF2E3" w:rsidP="11E16AD1">
      <w:pPr>
        <w:rPr>
          <w:rFonts w:asciiTheme="minorHAnsi" w:hAnsiTheme="minorHAnsi" w:cstheme="minorHAnsi"/>
          <w:b/>
          <w:bCs/>
          <w:sz w:val="22"/>
          <w:szCs w:val="22"/>
          <w:highlight w:val="yellow"/>
          <w:rPrChange w:id="5" w:author="Joanne Nightingale" w:date="2026-06-04T10:37:00Z" w16du:dateUtc="2026-06-04T09:37:00Z">
            <w:rPr>
              <w:rFonts w:ascii="Arial" w:hAnsi="Arial" w:cs="Arial"/>
              <w:b/>
              <w:bCs/>
              <w:sz w:val="22"/>
              <w:szCs w:val="22"/>
              <w:highlight w:val="yellow"/>
            </w:rPr>
          </w:rPrChange>
        </w:rPr>
      </w:pPr>
      <w:r w:rsidRPr="00E95731">
        <w:rPr>
          <w:rFonts w:asciiTheme="minorHAnsi" w:hAnsiTheme="minorHAnsi" w:cstheme="minorHAnsi"/>
          <w:b/>
          <w:bCs/>
          <w:sz w:val="22"/>
          <w:szCs w:val="22"/>
          <w:rPrChange w:id="6" w:author="Joanne Nightingale" w:date="2026-06-04T10:37:00Z" w16du:dateUtc="2026-06-04T09:37:00Z">
            <w:rPr>
              <w:rFonts w:ascii="Arial" w:hAnsi="Arial" w:cs="Arial"/>
              <w:b/>
              <w:bCs/>
              <w:sz w:val="22"/>
              <w:szCs w:val="22"/>
            </w:rPr>
          </w:rPrChange>
        </w:rPr>
        <w:t xml:space="preserve">FTE £45,000 per annum </w:t>
      </w:r>
    </w:p>
    <w:p w14:paraId="63AEB7CA" w14:textId="0E8B65C2" w:rsidR="00D1067F" w:rsidRPr="00E95731" w:rsidRDefault="00E95731" w:rsidP="74F819F0">
      <w:pPr>
        <w:rPr>
          <w:rFonts w:asciiTheme="minorHAnsi" w:hAnsiTheme="minorHAnsi" w:cstheme="minorHAnsi"/>
          <w:b/>
          <w:bCs/>
          <w:sz w:val="22"/>
          <w:szCs w:val="22"/>
          <w:rPrChange w:id="7" w:author="Joanne Nightingale" w:date="2026-06-04T10:37:00Z" w16du:dateUtc="2026-06-04T09:37:00Z">
            <w:rPr>
              <w:rFonts w:ascii="Arial" w:hAnsi="Arial" w:cs="Arial"/>
              <w:b/>
              <w:bCs/>
              <w:sz w:val="22"/>
              <w:szCs w:val="22"/>
            </w:rPr>
          </w:rPrChange>
        </w:rPr>
      </w:pPr>
      <w:ins w:id="8" w:author="Joanne Nightingale" w:date="2026-06-04T10:38:00Z" w16du:dateUtc="2026-06-04T09:38:00Z">
        <w:r>
          <w:rPr>
            <w:rFonts w:asciiTheme="minorHAnsi" w:hAnsiTheme="minorHAnsi" w:cstheme="minorHAnsi"/>
            <w:b/>
            <w:bCs/>
            <w:sz w:val="22"/>
            <w:szCs w:val="22"/>
          </w:rPr>
          <w:t>14 hours per week, p</w:t>
        </w:r>
      </w:ins>
      <w:del w:id="9" w:author="Joanne Nightingale" w:date="2026-06-04T10:38:00Z" w16du:dateUtc="2026-06-04T09:38:00Z">
        <w:r w:rsidR="00D1067F" w:rsidRPr="00E95731" w:rsidDel="00E95731">
          <w:rPr>
            <w:rFonts w:asciiTheme="minorHAnsi" w:hAnsiTheme="minorHAnsi" w:cstheme="minorHAnsi"/>
            <w:b/>
            <w:bCs/>
            <w:sz w:val="22"/>
            <w:szCs w:val="22"/>
            <w:rPrChange w:id="10" w:author="Joanne Nightingale" w:date="2026-06-04T10:37:00Z" w16du:dateUtc="2026-06-04T09:37:00Z">
              <w:rPr>
                <w:rFonts w:ascii="Arial" w:hAnsi="Arial" w:cs="Arial"/>
                <w:b/>
                <w:bCs/>
                <w:sz w:val="22"/>
                <w:szCs w:val="22"/>
              </w:rPr>
            </w:rPrChange>
          </w:rPr>
          <w:delText>P</w:delText>
        </w:r>
      </w:del>
      <w:r w:rsidR="00D1067F" w:rsidRPr="00E95731">
        <w:rPr>
          <w:rFonts w:asciiTheme="minorHAnsi" w:hAnsiTheme="minorHAnsi" w:cstheme="minorHAnsi"/>
          <w:b/>
          <w:bCs/>
          <w:sz w:val="22"/>
          <w:szCs w:val="22"/>
          <w:rPrChange w:id="11" w:author="Joanne Nightingale" w:date="2026-06-04T10:37:00Z" w16du:dateUtc="2026-06-04T09:37:00Z">
            <w:rPr>
              <w:rFonts w:ascii="Arial" w:hAnsi="Arial" w:cs="Arial"/>
              <w:b/>
              <w:bCs/>
              <w:sz w:val="22"/>
              <w:szCs w:val="22"/>
            </w:rPr>
          </w:rPrChange>
        </w:rPr>
        <w:t>ermanent</w:t>
      </w:r>
      <w:r w:rsidR="002115AC" w:rsidRPr="00E95731">
        <w:rPr>
          <w:rFonts w:asciiTheme="minorHAnsi" w:hAnsiTheme="minorHAnsi" w:cstheme="minorHAnsi"/>
          <w:b/>
          <w:bCs/>
          <w:sz w:val="22"/>
          <w:szCs w:val="22"/>
          <w:rPrChange w:id="12" w:author="Joanne Nightingale" w:date="2026-06-04T10:37:00Z" w16du:dateUtc="2026-06-04T09:37:00Z">
            <w:rPr>
              <w:rFonts w:ascii="Arial" w:hAnsi="Arial" w:cs="Arial"/>
              <w:b/>
              <w:bCs/>
              <w:sz w:val="22"/>
              <w:szCs w:val="22"/>
            </w:rPr>
          </w:rPrChange>
        </w:rPr>
        <w:t xml:space="preserve"> </w:t>
      </w:r>
      <w:r w:rsidR="00D1067F" w:rsidRPr="00E95731">
        <w:rPr>
          <w:rFonts w:asciiTheme="minorHAnsi" w:hAnsiTheme="minorHAnsi" w:cstheme="minorHAnsi"/>
          <w:b/>
          <w:bCs/>
          <w:sz w:val="22"/>
          <w:szCs w:val="22"/>
          <w:rPrChange w:id="13" w:author="Joanne Nightingale" w:date="2026-06-04T10:37:00Z" w16du:dateUtc="2026-06-04T09:37:00Z">
            <w:rPr>
              <w:rFonts w:ascii="Arial" w:hAnsi="Arial" w:cs="Arial"/>
              <w:b/>
              <w:bCs/>
              <w:sz w:val="22"/>
              <w:szCs w:val="22"/>
            </w:rPr>
          </w:rPrChange>
        </w:rPr>
        <w:t xml:space="preserve"> </w:t>
      </w:r>
    </w:p>
    <w:p w14:paraId="40CDB665" w14:textId="0513216A" w:rsidR="00FF6925" w:rsidRPr="00E95731" w:rsidRDefault="00D328C2" w:rsidP="00B92D71">
      <w:pPr>
        <w:rPr>
          <w:rFonts w:asciiTheme="minorHAnsi" w:hAnsiTheme="minorHAnsi" w:cstheme="minorHAnsi"/>
          <w:sz w:val="18"/>
          <w:szCs w:val="18"/>
          <w:rPrChange w:id="14" w:author="Joanne Nightingale" w:date="2026-06-04T10:37:00Z" w16du:dateUtc="2026-06-04T09:37:00Z">
            <w:rPr>
              <w:rFonts w:ascii="Arial" w:hAnsi="Arial" w:cs="Arial"/>
              <w:sz w:val="18"/>
              <w:szCs w:val="18"/>
            </w:rPr>
          </w:rPrChange>
        </w:rPr>
      </w:pPr>
      <w:r w:rsidRPr="00E95731">
        <w:rPr>
          <w:rFonts w:asciiTheme="minorHAnsi" w:hAnsiTheme="minorHAnsi" w:cstheme="minorHAnsi"/>
          <w:b/>
          <w:bCs/>
          <w:sz w:val="22"/>
          <w:szCs w:val="22"/>
          <w:rPrChange w:id="15" w:author="Joanne Nightingale" w:date="2026-06-04T10:37:00Z" w16du:dateUtc="2026-06-04T09:37:00Z">
            <w:rPr>
              <w:rFonts w:ascii="Arial" w:hAnsi="Arial" w:cs="Arial"/>
              <w:b/>
              <w:bCs/>
              <w:sz w:val="22"/>
              <w:szCs w:val="22"/>
            </w:rPr>
          </w:rPrChange>
        </w:rPr>
        <w:t>Part h</w:t>
      </w:r>
      <w:r w:rsidR="0022374E" w:rsidRPr="00E95731">
        <w:rPr>
          <w:rFonts w:asciiTheme="minorHAnsi" w:hAnsiTheme="minorHAnsi" w:cstheme="minorHAnsi"/>
          <w:b/>
          <w:bCs/>
          <w:sz w:val="22"/>
          <w:szCs w:val="22"/>
          <w:rPrChange w:id="16" w:author="Joanne Nightingale" w:date="2026-06-04T10:37:00Z" w16du:dateUtc="2026-06-04T09:37:00Z">
            <w:rPr>
              <w:rFonts w:ascii="Arial" w:hAnsi="Arial" w:cs="Arial"/>
              <w:b/>
              <w:bCs/>
              <w:sz w:val="22"/>
              <w:szCs w:val="22"/>
            </w:rPr>
          </w:rPrChange>
        </w:rPr>
        <w:t>ome based with travel around the UK as required</w:t>
      </w:r>
    </w:p>
    <w:p w14:paraId="2EDB1DC1" w14:textId="77777777" w:rsidR="00984915" w:rsidRPr="00E95731" w:rsidRDefault="00984915" w:rsidP="00184DDD">
      <w:pPr>
        <w:rPr>
          <w:rFonts w:asciiTheme="minorHAnsi" w:hAnsiTheme="minorHAnsi" w:cstheme="minorHAnsi"/>
          <w:bCs/>
          <w:iCs/>
          <w:sz w:val="22"/>
          <w:szCs w:val="22"/>
          <w:rPrChange w:id="17" w:author="Joanne Nightingale" w:date="2026-06-04T10:37:00Z" w16du:dateUtc="2026-06-04T09:37:00Z">
            <w:rPr>
              <w:rFonts w:ascii="Arial" w:hAnsi="Arial" w:cs="Arial"/>
              <w:bCs/>
              <w:iCs/>
              <w:sz w:val="22"/>
              <w:szCs w:val="22"/>
            </w:rPr>
          </w:rPrChange>
        </w:rPr>
      </w:pPr>
    </w:p>
    <w:p w14:paraId="27113F85" w14:textId="77777777" w:rsidR="00FA7DAC" w:rsidRPr="00E95731" w:rsidRDefault="00AD6D2A" w:rsidP="11E16AD1">
      <w:pPr>
        <w:rPr>
          <w:rFonts w:asciiTheme="minorHAnsi" w:hAnsiTheme="minorHAnsi" w:cstheme="minorHAnsi"/>
          <w:sz w:val="22"/>
          <w:szCs w:val="22"/>
          <w:rPrChange w:id="18"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19" w:author="Joanne Nightingale" w:date="2026-06-04T10:37:00Z" w16du:dateUtc="2026-06-04T09:37:00Z">
            <w:rPr>
              <w:rFonts w:ascii="Arial" w:hAnsi="Arial" w:cs="Arial"/>
              <w:sz w:val="22"/>
              <w:szCs w:val="22"/>
            </w:rPr>
          </w:rPrChange>
        </w:rPr>
        <w:t>UNICEF</w:t>
      </w:r>
      <w:r w:rsidR="00FA7DAC" w:rsidRPr="00E95731">
        <w:rPr>
          <w:rFonts w:asciiTheme="minorHAnsi" w:hAnsiTheme="minorHAnsi" w:cstheme="minorHAnsi"/>
          <w:sz w:val="22"/>
          <w:szCs w:val="22"/>
          <w:rPrChange w:id="20" w:author="Joanne Nightingale" w:date="2026-06-04T10:37:00Z" w16du:dateUtc="2026-06-04T09:37:00Z">
            <w:rPr>
              <w:rFonts w:ascii="Arial" w:hAnsi="Arial" w:cs="Arial"/>
              <w:sz w:val="22"/>
              <w:szCs w:val="22"/>
            </w:rPr>
          </w:rPrChange>
        </w:rPr>
        <w:t xml:space="preserve"> ensures more of the world’s children are vaccinated, educated and protected than any other </w:t>
      </w:r>
      <w:proofErr w:type="spellStart"/>
      <w:r w:rsidR="00FA7DAC" w:rsidRPr="00E95731">
        <w:rPr>
          <w:rFonts w:asciiTheme="minorHAnsi" w:hAnsiTheme="minorHAnsi" w:cstheme="minorHAnsi"/>
          <w:sz w:val="22"/>
          <w:szCs w:val="22"/>
          <w:rPrChange w:id="21" w:author="Joanne Nightingale" w:date="2026-06-04T10:37:00Z" w16du:dateUtc="2026-06-04T09:37:00Z">
            <w:rPr>
              <w:rFonts w:ascii="Arial" w:hAnsi="Arial" w:cs="Arial"/>
              <w:sz w:val="22"/>
              <w:szCs w:val="22"/>
            </w:rPr>
          </w:rPrChange>
        </w:rPr>
        <w:t>organisation</w:t>
      </w:r>
      <w:proofErr w:type="spellEnd"/>
      <w:r w:rsidR="00FA7DAC" w:rsidRPr="00E95731">
        <w:rPr>
          <w:rFonts w:asciiTheme="minorHAnsi" w:hAnsiTheme="minorHAnsi" w:cstheme="minorHAnsi"/>
          <w:sz w:val="22"/>
          <w:szCs w:val="22"/>
          <w:rPrChange w:id="22" w:author="Joanne Nightingale" w:date="2026-06-04T10:37:00Z" w16du:dateUtc="2026-06-04T09:37:00Z">
            <w:rPr>
              <w:rFonts w:ascii="Arial" w:hAnsi="Arial" w:cs="Arial"/>
              <w:sz w:val="22"/>
              <w:szCs w:val="22"/>
            </w:rPr>
          </w:rPrChange>
        </w:rPr>
        <w:t>. We have done more to influence laws and policies to help protect children than anyone else. We get things done. And we’re not going to stop until the world is a safe place for all our children.</w:t>
      </w:r>
    </w:p>
    <w:p w14:paraId="5BBE92F4" w14:textId="77777777" w:rsidR="008E12D1" w:rsidRPr="00E95731" w:rsidRDefault="008E12D1" w:rsidP="00184DDD">
      <w:pPr>
        <w:rPr>
          <w:rFonts w:asciiTheme="minorHAnsi" w:hAnsiTheme="minorHAnsi" w:cstheme="minorHAnsi"/>
          <w:iCs/>
          <w:sz w:val="22"/>
          <w:szCs w:val="22"/>
          <w:rPrChange w:id="23" w:author="Joanne Nightingale" w:date="2026-06-04T10:37:00Z" w16du:dateUtc="2026-06-04T09:37:00Z">
            <w:rPr>
              <w:rFonts w:ascii="Arial" w:hAnsi="Arial" w:cs="Arial"/>
              <w:iCs/>
              <w:sz w:val="22"/>
              <w:szCs w:val="22"/>
            </w:rPr>
          </w:rPrChange>
        </w:rPr>
      </w:pPr>
    </w:p>
    <w:p w14:paraId="391878FA" w14:textId="77777777" w:rsidR="008E12D1" w:rsidRPr="00E95731" w:rsidDel="00E95731" w:rsidRDefault="008E12D1" w:rsidP="11E16AD1">
      <w:pPr>
        <w:rPr>
          <w:del w:id="24" w:author="Joanne Nightingale" w:date="2026-06-04T10:38:00Z" w16du:dateUtc="2026-06-04T09:38:00Z"/>
          <w:rFonts w:asciiTheme="minorHAnsi" w:hAnsiTheme="minorHAnsi" w:cstheme="minorHAnsi"/>
          <w:sz w:val="22"/>
          <w:szCs w:val="22"/>
          <w:rPrChange w:id="25" w:author="Joanne Nightingale" w:date="2026-06-04T10:37:00Z" w16du:dateUtc="2026-06-04T09:37:00Z">
            <w:rPr>
              <w:del w:id="26" w:author="Joanne Nightingale" w:date="2026-06-04T10:38:00Z" w16du:dateUtc="2026-06-04T09:38:00Z"/>
              <w:rFonts w:ascii="Arial" w:hAnsi="Arial" w:cs="Arial"/>
              <w:sz w:val="22"/>
              <w:szCs w:val="22"/>
            </w:rPr>
          </w:rPrChange>
        </w:rPr>
      </w:pPr>
      <w:r w:rsidRPr="00E95731">
        <w:rPr>
          <w:rFonts w:asciiTheme="minorHAnsi" w:hAnsiTheme="minorHAnsi" w:cstheme="minorHAnsi"/>
          <w:sz w:val="22"/>
          <w:szCs w:val="22"/>
          <w:rPrChange w:id="27" w:author="Joanne Nightingale" w:date="2026-06-04T10:37:00Z" w16du:dateUtc="2026-06-04T09:37:00Z">
            <w:rPr>
              <w:rFonts w:ascii="Arial" w:hAnsi="Arial" w:cs="Arial"/>
              <w:sz w:val="22"/>
              <w:szCs w:val="22"/>
            </w:rPr>
          </w:rPrChange>
        </w:rPr>
        <w:t>This is a great opportunity to join the UK Committee for UNICEF (UNICEF UK) as</w:t>
      </w:r>
      <w:r w:rsidR="00CE0577" w:rsidRPr="00E95731">
        <w:rPr>
          <w:rFonts w:asciiTheme="minorHAnsi" w:hAnsiTheme="minorHAnsi" w:cstheme="minorHAnsi"/>
          <w:sz w:val="22"/>
          <w:szCs w:val="22"/>
          <w:rPrChange w:id="28" w:author="Joanne Nightingale" w:date="2026-06-04T10:37:00Z" w16du:dateUtc="2026-06-04T09:37:00Z">
            <w:rPr>
              <w:rFonts w:ascii="Arial" w:hAnsi="Arial" w:cs="Arial"/>
              <w:sz w:val="22"/>
              <w:szCs w:val="22"/>
            </w:rPr>
          </w:rPrChange>
        </w:rPr>
        <w:t xml:space="preserve"> a</w:t>
      </w:r>
      <w:r w:rsidR="00037AAA" w:rsidRPr="00E95731">
        <w:rPr>
          <w:rFonts w:asciiTheme="minorHAnsi" w:hAnsiTheme="minorHAnsi" w:cstheme="minorHAnsi"/>
          <w:sz w:val="22"/>
          <w:szCs w:val="22"/>
          <w:rPrChange w:id="29" w:author="Joanne Nightingale" w:date="2026-06-04T10:37:00Z" w16du:dateUtc="2026-06-04T09:37:00Z">
            <w:rPr>
              <w:rFonts w:ascii="Arial" w:hAnsi="Arial" w:cs="Arial"/>
              <w:sz w:val="22"/>
              <w:szCs w:val="22"/>
            </w:rPr>
          </w:rPrChange>
        </w:rPr>
        <w:t xml:space="preserve"> Neonatal Senior</w:t>
      </w:r>
      <w:r w:rsidR="00CE0577" w:rsidRPr="00E95731">
        <w:rPr>
          <w:rFonts w:asciiTheme="minorHAnsi" w:hAnsiTheme="minorHAnsi" w:cstheme="minorHAnsi"/>
          <w:sz w:val="22"/>
          <w:szCs w:val="22"/>
          <w:rPrChange w:id="30" w:author="Joanne Nightingale" w:date="2026-06-04T10:37:00Z" w16du:dateUtc="2026-06-04T09:37:00Z">
            <w:rPr>
              <w:rFonts w:ascii="Arial" w:hAnsi="Arial" w:cs="Arial"/>
              <w:sz w:val="22"/>
              <w:szCs w:val="22"/>
            </w:rPr>
          </w:rPrChange>
        </w:rPr>
        <w:t xml:space="preserve"> Professional Officer</w:t>
      </w:r>
      <w:r w:rsidR="00BD0CDF" w:rsidRPr="00E95731">
        <w:rPr>
          <w:rFonts w:asciiTheme="minorHAnsi" w:hAnsiTheme="minorHAnsi" w:cstheme="minorHAnsi"/>
          <w:sz w:val="22"/>
          <w:szCs w:val="22"/>
          <w:rPrChange w:id="31" w:author="Joanne Nightingale" w:date="2026-06-04T10:37:00Z" w16du:dateUtc="2026-06-04T09:37:00Z">
            <w:rPr>
              <w:rFonts w:ascii="Arial" w:hAnsi="Arial" w:cs="Arial"/>
              <w:sz w:val="22"/>
              <w:szCs w:val="22"/>
            </w:rPr>
          </w:rPrChange>
        </w:rPr>
        <w:t xml:space="preserve"> in the Baby Friendly Initiative team.</w:t>
      </w:r>
      <w:r w:rsidR="00CE0577" w:rsidRPr="00E95731">
        <w:rPr>
          <w:rFonts w:asciiTheme="minorHAnsi" w:hAnsiTheme="minorHAnsi" w:cstheme="minorHAnsi"/>
          <w:sz w:val="22"/>
          <w:szCs w:val="22"/>
          <w:rPrChange w:id="32" w:author="Joanne Nightingale" w:date="2026-06-04T10:37:00Z" w16du:dateUtc="2026-06-04T09:37:00Z">
            <w:rPr>
              <w:rFonts w:ascii="Arial" w:hAnsi="Arial" w:cs="Arial"/>
              <w:sz w:val="22"/>
              <w:szCs w:val="22"/>
            </w:rPr>
          </w:rPrChange>
        </w:rPr>
        <w:t xml:space="preserve"> </w:t>
      </w:r>
    </w:p>
    <w:p w14:paraId="7AE5DC98" w14:textId="77777777" w:rsidR="002342A5" w:rsidRPr="00E95731" w:rsidRDefault="002342A5" w:rsidP="00E95731">
      <w:pPr>
        <w:rPr>
          <w:rFonts w:asciiTheme="minorHAnsi" w:hAnsiTheme="minorHAnsi" w:cstheme="minorHAnsi"/>
          <w:sz w:val="22"/>
          <w:szCs w:val="22"/>
          <w:rPrChange w:id="33" w:author="Joanne Nightingale" w:date="2026-06-04T10:37:00Z" w16du:dateUtc="2026-06-04T09:37:00Z">
            <w:rPr>
              <w:rFonts w:ascii="Arial" w:hAnsi="Arial" w:cs="Arial"/>
              <w:sz w:val="22"/>
              <w:szCs w:val="22"/>
            </w:rPr>
          </w:rPrChange>
        </w:rPr>
        <w:pPrChange w:id="34" w:author="Joanne Nightingale" w:date="2026-06-04T10:38:00Z" w16du:dateUtc="2026-06-04T09:38:00Z">
          <w:pPr>
            <w:widowControl w:val="0"/>
            <w:autoSpaceDE w:val="0"/>
            <w:autoSpaceDN w:val="0"/>
            <w:adjustRightInd w:val="0"/>
          </w:pPr>
        </w:pPrChange>
      </w:pPr>
    </w:p>
    <w:p w14:paraId="5F4CA1E3" w14:textId="292EEAF9" w:rsidR="00617A7B" w:rsidRPr="00E95731" w:rsidRDefault="00617A7B" w:rsidP="00617A7B">
      <w:pPr>
        <w:pStyle w:val="pf0"/>
        <w:rPr>
          <w:rFonts w:asciiTheme="minorHAnsi" w:hAnsiTheme="minorHAnsi" w:cstheme="minorHAnsi"/>
          <w:sz w:val="22"/>
          <w:szCs w:val="22"/>
          <w:rPrChange w:id="35" w:author="Joanne Nightingale" w:date="2026-06-04T10:37:00Z" w16du:dateUtc="2026-06-04T09:37:00Z">
            <w:rPr>
              <w:rFonts w:ascii="Arial" w:hAnsi="Arial" w:cs="Arial"/>
              <w:sz w:val="22"/>
              <w:szCs w:val="22"/>
            </w:rPr>
          </w:rPrChange>
        </w:rPr>
      </w:pPr>
      <w:r w:rsidRPr="00E95731">
        <w:rPr>
          <w:rStyle w:val="cf01"/>
          <w:rFonts w:asciiTheme="minorHAnsi" w:hAnsiTheme="minorHAnsi" w:cstheme="minorHAnsi"/>
          <w:sz w:val="22"/>
          <w:szCs w:val="22"/>
          <w:rPrChange w:id="36" w:author="Joanne Nightingale" w:date="2026-06-04T10:37:00Z" w16du:dateUtc="2026-06-04T09:37:00Z">
            <w:rPr>
              <w:rStyle w:val="cf01"/>
              <w:rFonts w:ascii="Arial" w:hAnsi="Arial" w:cs="Arial"/>
              <w:sz w:val="22"/>
              <w:szCs w:val="22"/>
            </w:rPr>
          </w:rPrChange>
        </w:rPr>
        <w:t xml:space="preserve">This remote-based role has a primary focus on supporting and delivering Baby Friendly assessments and training. </w:t>
      </w:r>
      <w:ins w:id="37" w:author="Joanne Nightingale" w:date="2026-06-04T10:38:00Z" w16du:dateUtc="2026-06-04T09:38:00Z">
        <w:r w:rsidR="00E95731">
          <w:rPr>
            <w:rStyle w:val="cf01"/>
            <w:rFonts w:asciiTheme="minorHAnsi" w:hAnsiTheme="minorHAnsi" w:cstheme="minorHAnsi"/>
            <w:sz w:val="22"/>
            <w:szCs w:val="22"/>
          </w:rPr>
          <w:t>Yo</w:t>
        </w:r>
      </w:ins>
      <w:ins w:id="38" w:author="Joanne Nightingale" w:date="2026-06-04T10:39:00Z" w16du:dateUtc="2026-06-04T09:39:00Z">
        <w:r w:rsidR="00E95731">
          <w:rPr>
            <w:rStyle w:val="cf01"/>
            <w:rFonts w:asciiTheme="minorHAnsi" w:hAnsiTheme="minorHAnsi" w:cstheme="minorHAnsi"/>
            <w:sz w:val="22"/>
            <w:szCs w:val="22"/>
          </w:rPr>
          <w:t>u</w:t>
        </w:r>
      </w:ins>
      <w:del w:id="39" w:author="Joanne Nightingale" w:date="2026-06-04T10:38:00Z" w16du:dateUtc="2026-06-04T09:38:00Z">
        <w:r w:rsidRPr="00E95731" w:rsidDel="00E95731">
          <w:rPr>
            <w:rStyle w:val="cf01"/>
            <w:rFonts w:asciiTheme="minorHAnsi" w:hAnsiTheme="minorHAnsi" w:cstheme="minorHAnsi"/>
            <w:sz w:val="22"/>
            <w:szCs w:val="22"/>
            <w:rPrChange w:id="40" w:author="Joanne Nightingale" w:date="2026-06-04T10:37:00Z" w16du:dateUtc="2026-06-04T09:37:00Z">
              <w:rPr>
                <w:rStyle w:val="cf01"/>
                <w:rFonts w:ascii="Arial" w:hAnsi="Arial" w:cs="Arial"/>
                <w:sz w:val="22"/>
                <w:szCs w:val="22"/>
              </w:rPr>
            </w:rPrChange>
          </w:rPr>
          <w:delText>The post holder</w:delText>
        </w:r>
      </w:del>
      <w:r w:rsidRPr="00E95731">
        <w:rPr>
          <w:rStyle w:val="cf01"/>
          <w:rFonts w:asciiTheme="minorHAnsi" w:hAnsiTheme="minorHAnsi" w:cstheme="minorHAnsi"/>
          <w:sz w:val="22"/>
          <w:szCs w:val="22"/>
          <w:rPrChange w:id="41" w:author="Joanne Nightingale" w:date="2026-06-04T10:37:00Z" w16du:dateUtc="2026-06-04T09:37:00Z">
            <w:rPr>
              <w:rStyle w:val="cf01"/>
              <w:rFonts w:ascii="Arial" w:hAnsi="Arial" w:cs="Arial"/>
              <w:sz w:val="22"/>
              <w:szCs w:val="22"/>
            </w:rPr>
          </w:rPrChange>
        </w:rPr>
        <w:t xml:space="preserve"> will play a key role in undertaking </w:t>
      </w:r>
      <w:r w:rsidR="008823E3" w:rsidRPr="00E95731">
        <w:rPr>
          <w:rStyle w:val="cf01"/>
          <w:rFonts w:asciiTheme="minorHAnsi" w:hAnsiTheme="minorHAnsi" w:cstheme="minorHAnsi"/>
          <w:sz w:val="22"/>
          <w:szCs w:val="22"/>
          <w:rPrChange w:id="42" w:author="Joanne Nightingale" w:date="2026-06-04T10:37:00Z" w16du:dateUtc="2026-06-04T09:37:00Z">
            <w:rPr>
              <w:rStyle w:val="cf01"/>
              <w:rFonts w:ascii="Arial" w:hAnsi="Arial" w:cs="Arial"/>
              <w:sz w:val="22"/>
              <w:szCs w:val="22"/>
            </w:rPr>
          </w:rPrChange>
        </w:rPr>
        <w:t xml:space="preserve">online and in-person </w:t>
      </w:r>
      <w:r w:rsidRPr="00E95731">
        <w:rPr>
          <w:rStyle w:val="cf01"/>
          <w:rFonts w:asciiTheme="minorHAnsi" w:hAnsiTheme="minorHAnsi" w:cstheme="minorHAnsi"/>
          <w:sz w:val="22"/>
          <w:szCs w:val="22"/>
          <w:rPrChange w:id="43" w:author="Joanne Nightingale" w:date="2026-06-04T10:37:00Z" w16du:dateUtc="2026-06-04T09:37:00Z">
            <w:rPr>
              <w:rStyle w:val="cf01"/>
              <w:rFonts w:ascii="Arial" w:hAnsi="Arial" w:cs="Arial"/>
              <w:sz w:val="22"/>
              <w:szCs w:val="22"/>
            </w:rPr>
          </w:rPrChange>
        </w:rPr>
        <w:t xml:space="preserve">assessments of services seeking Baby Friendly accreditation across the UK and supporting the facilitation and delivery of training. </w:t>
      </w:r>
      <w:r w:rsidR="008823E3" w:rsidRPr="00E95731">
        <w:rPr>
          <w:rStyle w:val="cf01"/>
          <w:rFonts w:asciiTheme="minorHAnsi" w:hAnsiTheme="minorHAnsi" w:cstheme="minorHAnsi"/>
          <w:sz w:val="22"/>
          <w:szCs w:val="22"/>
          <w:rPrChange w:id="44" w:author="Joanne Nightingale" w:date="2026-06-04T10:37:00Z" w16du:dateUtc="2026-06-04T09:37:00Z">
            <w:rPr>
              <w:rStyle w:val="cf01"/>
              <w:rFonts w:ascii="Arial" w:hAnsi="Arial" w:cs="Arial"/>
              <w:sz w:val="22"/>
              <w:szCs w:val="22"/>
            </w:rPr>
          </w:rPrChange>
        </w:rPr>
        <w:t>Travel to in-person assessments is integral to this role with a</w:t>
      </w:r>
      <w:r w:rsidRPr="00E95731">
        <w:rPr>
          <w:rStyle w:val="cf01"/>
          <w:rFonts w:asciiTheme="minorHAnsi" w:hAnsiTheme="minorHAnsi" w:cstheme="minorHAnsi"/>
          <w:sz w:val="22"/>
          <w:szCs w:val="22"/>
          <w:rPrChange w:id="45" w:author="Joanne Nightingale" w:date="2026-06-04T10:37:00Z" w16du:dateUtc="2026-06-04T09:37:00Z">
            <w:rPr>
              <w:rStyle w:val="cf01"/>
              <w:rFonts w:ascii="Arial" w:hAnsi="Arial" w:cs="Arial"/>
              <w:sz w:val="22"/>
              <w:szCs w:val="22"/>
            </w:rPr>
          </w:rPrChange>
        </w:rPr>
        <w:t xml:space="preserve">ssessments </w:t>
      </w:r>
      <w:r w:rsidR="008823E3" w:rsidRPr="00E95731">
        <w:rPr>
          <w:rStyle w:val="cf01"/>
          <w:rFonts w:asciiTheme="minorHAnsi" w:hAnsiTheme="minorHAnsi" w:cstheme="minorHAnsi"/>
          <w:sz w:val="22"/>
          <w:szCs w:val="22"/>
          <w:rPrChange w:id="46" w:author="Joanne Nightingale" w:date="2026-06-04T10:37:00Z" w16du:dateUtc="2026-06-04T09:37:00Z">
            <w:rPr>
              <w:rStyle w:val="cf01"/>
              <w:rFonts w:ascii="Arial" w:hAnsi="Arial" w:cs="Arial"/>
              <w:sz w:val="22"/>
              <w:szCs w:val="22"/>
            </w:rPr>
          </w:rPrChange>
        </w:rPr>
        <w:t xml:space="preserve">being </w:t>
      </w:r>
      <w:r w:rsidRPr="00E95731">
        <w:rPr>
          <w:rStyle w:val="cf01"/>
          <w:rFonts w:asciiTheme="minorHAnsi" w:hAnsiTheme="minorHAnsi" w:cstheme="minorHAnsi"/>
          <w:sz w:val="22"/>
          <w:szCs w:val="22"/>
          <w:rPrChange w:id="47" w:author="Joanne Nightingale" w:date="2026-06-04T10:37:00Z" w16du:dateUtc="2026-06-04T09:37:00Z">
            <w:rPr>
              <w:rStyle w:val="cf01"/>
              <w:rFonts w:ascii="Arial" w:hAnsi="Arial" w:cs="Arial"/>
              <w:sz w:val="22"/>
              <w:szCs w:val="22"/>
            </w:rPr>
          </w:rPrChange>
        </w:rPr>
        <w:t xml:space="preserve">planned </w:t>
      </w:r>
      <w:r w:rsidR="008823E3" w:rsidRPr="00E95731">
        <w:rPr>
          <w:rStyle w:val="cf01"/>
          <w:rFonts w:asciiTheme="minorHAnsi" w:hAnsiTheme="minorHAnsi" w:cstheme="minorHAnsi"/>
          <w:sz w:val="22"/>
          <w:szCs w:val="22"/>
          <w:rPrChange w:id="48" w:author="Joanne Nightingale" w:date="2026-06-04T10:37:00Z" w16du:dateUtc="2026-06-04T09:37:00Z">
            <w:rPr>
              <w:rStyle w:val="cf01"/>
              <w:rFonts w:ascii="Arial" w:hAnsi="Arial" w:cs="Arial"/>
              <w:sz w:val="22"/>
              <w:szCs w:val="22"/>
            </w:rPr>
          </w:rPrChange>
        </w:rPr>
        <w:t xml:space="preserve">well in </w:t>
      </w:r>
      <w:r w:rsidRPr="00E95731">
        <w:rPr>
          <w:rStyle w:val="cf01"/>
          <w:rFonts w:asciiTheme="minorHAnsi" w:hAnsiTheme="minorHAnsi" w:cstheme="minorHAnsi"/>
          <w:sz w:val="22"/>
          <w:szCs w:val="22"/>
          <w:rPrChange w:id="49" w:author="Joanne Nightingale" w:date="2026-06-04T10:37:00Z" w16du:dateUtc="2026-06-04T09:37:00Z">
            <w:rPr>
              <w:rStyle w:val="cf01"/>
              <w:rFonts w:ascii="Arial" w:hAnsi="Arial" w:cs="Arial"/>
              <w:sz w:val="22"/>
              <w:szCs w:val="22"/>
            </w:rPr>
          </w:rPrChange>
        </w:rPr>
        <w:t>advance</w:t>
      </w:r>
      <w:r w:rsidR="008823E3" w:rsidRPr="00E95731">
        <w:rPr>
          <w:rStyle w:val="cf01"/>
          <w:rFonts w:asciiTheme="minorHAnsi" w:hAnsiTheme="minorHAnsi" w:cstheme="minorHAnsi"/>
          <w:sz w:val="22"/>
          <w:szCs w:val="22"/>
          <w:rPrChange w:id="50" w:author="Joanne Nightingale" w:date="2026-06-04T10:37:00Z" w16du:dateUtc="2026-06-04T09:37:00Z">
            <w:rPr>
              <w:rStyle w:val="cf01"/>
              <w:rFonts w:ascii="Arial" w:hAnsi="Arial" w:cs="Arial"/>
              <w:sz w:val="22"/>
              <w:szCs w:val="22"/>
            </w:rPr>
          </w:rPrChange>
        </w:rPr>
        <w:t xml:space="preserve"> to enable team members to plan around travel requirements.</w:t>
      </w:r>
      <w:r w:rsidRPr="00E95731">
        <w:rPr>
          <w:rStyle w:val="cf01"/>
          <w:rFonts w:asciiTheme="minorHAnsi" w:hAnsiTheme="minorHAnsi" w:cstheme="minorHAnsi"/>
          <w:sz w:val="22"/>
          <w:szCs w:val="22"/>
          <w:rPrChange w:id="51" w:author="Joanne Nightingale" w:date="2026-06-04T10:37:00Z" w16du:dateUtc="2026-06-04T09:37:00Z">
            <w:rPr>
              <w:rStyle w:val="cf01"/>
              <w:rFonts w:ascii="Arial" w:hAnsi="Arial" w:cs="Arial"/>
              <w:sz w:val="22"/>
              <w:szCs w:val="22"/>
            </w:rPr>
          </w:rPrChange>
        </w:rPr>
        <w:t xml:space="preserve"> </w:t>
      </w:r>
    </w:p>
    <w:p w14:paraId="19EB663F" w14:textId="77777777" w:rsidR="00617A7B" w:rsidRPr="00E95731" w:rsidDel="00E95731" w:rsidRDefault="00617A7B" w:rsidP="00617A7B">
      <w:pPr>
        <w:pStyle w:val="pf0"/>
        <w:rPr>
          <w:del w:id="52" w:author="Joanne Nightingale" w:date="2026-06-04T10:39:00Z" w16du:dateUtc="2026-06-04T09:39:00Z"/>
          <w:rFonts w:asciiTheme="minorHAnsi" w:hAnsiTheme="minorHAnsi" w:cstheme="minorHAnsi"/>
          <w:sz w:val="22"/>
          <w:szCs w:val="22"/>
          <w:rPrChange w:id="53" w:author="Joanne Nightingale" w:date="2026-06-04T10:37:00Z" w16du:dateUtc="2026-06-04T09:37:00Z">
            <w:rPr>
              <w:del w:id="54" w:author="Joanne Nightingale" w:date="2026-06-04T10:39:00Z" w16du:dateUtc="2026-06-04T09:39:00Z"/>
              <w:rFonts w:ascii="Arial" w:hAnsi="Arial" w:cs="Arial"/>
              <w:sz w:val="22"/>
              <w:szCs w:val="22"/>
            </w:rPr>
          </w:rPrChange>
        </w:rPr>
      </w:pPr>
      <w:r w:rsidRPr="00E95731">
        <w:rPr>
          <w:rStyle w:val="cf01"/>
          <w:rFonts w:asciiTheme="minorHAnsi" w:hAnsiTheme="minorHAnsi" w:cstheme="minorHAnsi"/>
          <w:sz w:val="22"/>
          <w:szCs w:val="22"/>
          <w:rPrChange w:id="55" w:author="Joanne Nightingale" w:date="2026-06-04T10:37:00Z" w16du:dateUtc="2026-06-04T09:37:00Z">
            <w:rPr>
              <w:rStyle w:val="cf01"/>
              <w:rFonts w:ascii="Arial" w:hAnsi="Arial" w:cs="Arial"/>
              <w:sz w:val="22"/>
              <w:szCs w:val="22"/>
            </w:rPr>
          </w:rPrChange>
        </w:rPr>
        <w:t xml:space="preserve">You will be an experienced practitioner with a strong track record of leading the implementation of the UNICEF UK Baby Friendly Initiative standards within a relevant UK public service, alongside delivering infant feeding training to health professionals. In addition to assessment and training activity, the role contributes to the effective delivery of the Baby Friendly programme, supports the development and ongoing delivery of new and existing initiatives, and provides support to the National Infant Feeding Network. </w:t>
      </w:r>
      <w:r w:rsidRPr="00E95731">
        <w:rPr>
          <w:rStyle w:val="cf11"/>
          <w:rFonts w:asciiTheme="minorHAnsi" w:hAnsiTheme="minorHAnsi" w:cstheme="minorHAnsi"/>
          <w:sz w:val="22"/>
          <w:szCs w:val="22"/>
          <w:rPrChange w:id="56" w:author="Joanne Nightingale" w:date="2026-06-04T10:37:00Z" w16du:dateUtc="2026-06-04T09:37:00Z">
            <w:rPr>
              <w:rStyle w:val="cf11"/>
              <w:rFonts w:ascii="Arial" w:hAnsi="Arial" w:cs="Arial"/>
              <w:sz w:val="22"/>
              <w:szCs w:val="22"/>
            </w:rPr>
          </w:rPrChange>
        </w:rPr>
        <w:t>We particularly welcome interest from applicants with current experience in neonatal services.</w:t>
      </w:r>
    </w:p>
    <w:p w14:paraId="76BE3E20" w14:textId="77777777" w:rsidR="00CE0577" w:rsidRPr="00E95731" w:rsidRDefault="00CE0577" w:rsidP="00E95731">
      <w:pPr>
        <w:pStyle w:val="pf0"/>
        <w:rPr>
          <w:rPrChange w:id="57" w:author="Joanne Nightingale" w:date="2026-06-04T10:37:00Z" w16du:dateUtc="2026-06-04T09:37:00Z">
            <w:rPr>
              <w:rFonts w:ascii="Arial" w:hAnsi="Arial" w:cs="Arial"/>
              <w:i/>
              <w:sz w:val="22"/>
              <w:szCs w:val="22"/>
            </w:rPr>
          </w:rPrChange>
        </w:rPr>
        <w:pPrChange w:id="58" w:author="Joanne Nightingale" w:date="2026-06-04T10:39:00Z" w16du:dateUtc="2026-06-04T09:39:00Z">
          <w:pPr>
            <w:widowControl w:val="0"/>
            <w:autoSpaceDE w:val="0"/>
            <w:autoSpaceDN w:val="0"/>
            <w:adjustRightInd w:val="0"/>
          </w:pPr>
        </w:pPrChange>
      </w:pPr>
    </w:p>
    <w:p w14:paraId="7B623726" w14:textId="77777777" w:rsidR="0078434B" w:rsidRPr="00E95731" w:rsidRDefault="0078434B" w:rsidP="00184DDD">
      <w:pPr>
        <w:rPr>
          <w:rFonts w:asciiTheme="minorHAnsi" w:hAnsiTheme="minorHAnsi" w:cstheme="minorHAnsi"/>
          <w:b/>
          <w:bCs/>
          <w:sz w:val="22"/>
          <w:szCs w:val="22"/>
          <w:lang w:eastAsia="en-GB"/>
          <w:rPrChange w:id="59" w:author="Joanne Nightingale" w:date="2026-06-04T10:37:00Z" w16du:dateUtc="2026-06-04T09:37:00Z">
            <w:rPr>
              <w:rFonts w:ascii="Arial" w:hAnsi="Arial" w:cs="Arial"/>
              <w:b/>
              <w:bCs/>
              <w:sz w:val="22"/>
              <w:szCs w:val="22"/>
              <w:lang w:eastAsia="en-GB"/>
            </w:rPr>
          </w:rPrChange>
        </w:rPr>
      </w:pPr>
      <w:r w:rsidRPr="00E95731">
        <w:rPr>
          <w:rFonts w:asciiTheme="minorHAnsi" w:hAnsiTheme="minorHAnsi" w:cstheme="minorHAnsi"/>
          <w:b/>
          <w:bCs/>
          <w:sz w:val="22"/>
          <w:szCs w:val="22"/>
          <w:lang w:eastAsia="en-GB"/>
          <w:rPrChange w:id="60" w:author="Joanne Nightingale" w:date="2026-06-04T10:37:00Z" w16du:dateUtc="2026-06-04T09:37:00Z">
            <w:rPr>
              <w:rFonts w:ascii="Arial" w:hAnsi="Arial" w:cs="Arial"/>
              <w:b/>
              <w:bCs/>
              <w:sz w:val="22"/>
              <w:szCs w:val="22"/>
              <w:lang w:eastAsia="en-GB"/>
            </w:rPr>
          </w:rPrChange>
        </w:rPr>
        <w:t xml:space="preserve">Act now and visit </w:t>
      </w:r>
      <w:r w:rsidRPr="00E95731">
        <w:rPr>
          <w:rFonts w:asciiTheme="minorHAnsi" w:hAnsiTheme="minorHAnsi" w:cstheme="minorHAnsi"/>
          <w:b/>
          <w:bCs/>
          <w:color w:val="0000FF"/>
          <w:sz w:val="22"/>
          <w:szCs w:val="22"/>
          <w:u w:val="single"/>
          <w:lang w:eastAsia="en-GB"/>
          <w:rPrChange w:id="61" w:author="Joanne Nightingale" w:date="2026-06-04T10:37:00Z" w16du:dateUtc="2026-06-04T09:37:00Z">
            <w:rPr>
              <w:rFonts w:ascii="Arial" w:hAnsi="Arial" w:cs="Arial"/>
              <w:b/>
              <w:bCs/>
              <w:color w:val="0000FF"/>
              <w:sz w:val="22"/>
              <w:szCs w:val="22"/>
              <w:u w:val="single"/>
              <w:lang w:eastAsia="en-GB"/>
            </w:rPr>
          </w:rPrChange>
        </w:rPr>
        <w:t>www.unicef.org.uk/</w:t>
      </w:r>
      <w:r w:rsidR="00FA7DAC" w:rsidRPr="00E95731">
        <w:rPr>
          <w:rFonts w:asciiTheme="minorHAnsi" w:hAnsiTheme="minorHAnsi" w:cstheme="minorHAnsi"/>
          <w:b/>
          <w:bCs/>
          <w:color w:val="0000FF"/>
          <w:sz w:val="22"/>
          <w:szCs w:val="22"/>
          <w:u w:val="single"/>
          <w:lang w:eastAsia="en-GB"/>
          <w:rPrChange w:id="62" w:author="Joanne Nightingale" w:date="2026-06-04T10:37:00Z" w16du:dateUtc="2026-06-04T09:37:00Z">
            <w:rPr>
              <w:rFonts w:ascii="Arial" w:hAnsi="Arial" w:cs="Arial"/>
              <w:b/>
              <w:bCs/>
              <w:color w:val="0000FF"/>
              <w:sz w:val="22"/>
              <w:szCs w:val="22"/>
              <w:u w:val="single"/>
              <w:lang w:eastAsia="en-GB"/>
            </w:rPr>
          </w:rPrChange>
        </w:rPr>
        <w:t>jobs</w:t>
      </w:r>
      <w:r w:rsidRPr="00E95731">
        <w:rPr>
          <w:rFonts w:asciiTheme="minorHAnsi" w:hAnsiTheme="minorHAnsi" w:cstheme="minorHAnsi"/>
          <w:b/>
          <w:bCs/>
          <w:sz w:val="22"/>
          <w:szCs w:val="22"/>
          <w:lang w:eastAsia="en-GB"/>
          <w:rPrChange w:id="63" w:author="Joanne Nightingale" w:date="2026-06-04T10:37:00Z" w16du:dateUtc="2026-06-04T09:37:00Z">
            <w:rPr>
              <w:rFonts w:ascii="Arial" w:hAnsi="Arial" w:cs="Arial"/>
              <w:b/>
              <w:bCs/>
              <w:sz w:val="22"/>
              <w:szCs w:val="22"/>
              <w:lang w:eastAsia="en-GB"/>
            </w:rPr>
          </w:rPrChange>
        </w:rPr>
        <w:t xml:space="preserve"> to apply online. </w:t>
      </w:r>
    </w:p>
    <w:p w14:paraId="01EAB1CE" w14:textId="77777777" w:rsidR="0078434B" w:rsidRPr="00E95731" w:rsidRDefault="0078434B" w:rsidP="00184DDD">
      <w:pPr>
        <w:shd w:val="clear" w:color="auto" w:fill="FFFFFF"/>
        <w:spacing w:line="312" w:lineRule="atLeast"/>
        <w:rPr>
          <w:rFonts w:asciiTheme="minorHAnsi" w:hAnsiTheme="minorHAnsi" w:cstheme="minorHAnsi"/>
          <w:b/>
          <w:bCs/>
          <w:sz w:val="22"/>
          <w:szCs w:val="22"/>
          <w:rPrChange w:id="64" w:author="Joanne Nightingale" w:date="2026-06-04T10:37:00Z" w16du:dateUtc="2026-06-04T09:37:00Z">
            <w:rPr>
              <w:rFonts w:ascii="Arial" w:hAnsi="Arial" w:cs="Arial"/>
              <w:b/>
              <w:bCs/>
              <w:sz w:val="22"/>
              <w:szCs w:val="22"/>
            </w:rPr>
          </w:rPrChange>
        </w:rPr>
      </w:pPr>
    </w:p>
    <w:p w14:paraId="23B3EF33" w14:textId="5F660F32" w:rsidR="0078434B" w:rsidRPr="00E95731" w:rsidRDefault="0092784C" w:rsidP="780741EE">
      <w:pPr>
        <w:shd w:val="clear" w:color="auto" w:fill="FFFFFF" w:themeFill="background1"/>
        <w:spacing w:line="312" w:lineRule="atLeast"/>
        <w:rPr>
          <w:rFonts w:asciiTheme="minorHAnsi" w:hAnsiTheme="minorHAnsi" w:cstheme="minorHAnsi"/>
          <w:b/>
          <w:bCs/>
          <w:sz w:val="22"/>
          <w:szCs w:val="22"/>
          <w:rPrChange w:id="65" w:author="Joanne Nightingale" w:date="2026-06-04T10:37:00Z" w16du:dateUtc="2026-06-04T09:37:00Z">
            <w:rPr>
              <w:rFonts w:ascii="Arial" w:hAnsi="Arial" w:cs="Arial"/>
              <w:b/>
              <w:bCs/>
              <w:sz w:val="22"/>
              <w:szCs w:val="22"/>
            </w:rPr>
          </w:rPrChange>
        </w:rPr>
      </w:pPr>
      <w:r w:rsidRPr="00E95731">
        <w:rPr>
          <w:rFonts w:asciiTheme="minorHAnsi" w:hAnsiTheme="minorHAnsi" w:cstheme="minorHAnsi"/>
          <w:b/>
          <w:bCs/>
          <w:sz w:val="22"/>
          <w:szCs w:val="22"/>
          <w:rPrChange w:id="66" w:author="Joanne Nightingale" w:date="2026-06-04T10:37:00Z" w16du:dateUtc="2026-06-04T09:37:00Z">
            <w:rPr>
              <w:rFonts w:ascii="Arial" w:hAnsi="Arial" w:cs="Arial"/>
              <w:b/>
              <w:bCs/>
              <w:sz w:val="22"/>
              <w:szCs w:val="22"/>
            </w:rPr>
          </w:rPrChange>
        </w:rPr>
        <w:t>Closing date:</w:t>
      </w:r>
      <w:r w:rsidR="00D67F48" w:rsidRPr="00E95731">
        <w:rPr>
          <w:rFonts w:asciiTheme="minorHAnsi" w:hAnsiTheme="minorHAnsi" w:cstheme="minorHAnsi"/>
          <w:b/>
          <w:bCs/>
          <w:sz w:val="22"/>
          <w:szCs w:val="22"/>
          <w:rPrChange w:id="67" w:author="Joanne Nightingale" w:date="2026-06-04T10:37:00Z" w16du:dateUtc="2026-06-04T09:37:00Z">
            <w:rPr>
              <w:rFonts w:ascii="Arial" w:hAnsi="Arial" w:cs="Arial"/>
              <w:b/>
              <w:bCs/>
              <w:sz w:val="22"/>
              <w:szCs w:val="22"/>
            </w:rPr>
          </w:rPrChange>
        </w:rPr>
        <w:t xml:space="preserve"> </w:t>
      </w:r>
      <w:r w:rsidR="005E4B07" w:rsidRPr="00E95731">
        <w:rPr>
          <w:rFonts w:asciiTheme="minorHAnsi" w:hAnsiTheme="minorHAnsi" w:cstheme="minorHAnsi"/>
          <w:sz w:val="22"/>
          <w:szCs w:val="22"/>
          <w:rPrChange w:id="68" w:author="Joanne Nightingale" w:date="2026-06-04T10:39:00Z" w16du:dateUtc="2026-06-04T09:39:00Z">
            <w:rPr>
              <w:rFonts w:ascii="Arial" w:hAnsi="Arial" w:cs="Arial"/>
              <w:b/>
              <w:bCs/>
              <w:sz w:val="22"/>
              <w:szCs w:val="22"/>
            </w:rPr>
          </w:rPrChange>
        </w:rPr>
        <w:t>1</w:t>
      </w:r>
      <w:r w:rsidR="73AE8B9B" w:rsidRPr="00E95731">
        <w:rPr>
          <w:rFonts w:asciiTheme="minorHAnsi" w:hAnsiTheme="minorHAnsi" w:cstheme="minorHAnsi"/>
          <w:sz w:val="22"/>
          <w:szCs w:val="22"/>
          <w:rPrChange w:id="69" w:author="Joanne Nightingale" w:date="2026-06-04T10:39:00Z" w16du:dateUtc="2026-06-04T09:39:00Z">
            <w:rPr>
              <w:rFonts w:ascii="Arial" w:hAnsi="Arial" w:cs="Arial"/>
              <w:b/>
              <w:bCs/>
              <w:sz w:val="22"/>
              <w:szCs w:val="22"/>
            </w:rPr>
          </w:rPrChange>
        </w:rPr>
        <w:t>8</w:t>
      </w:r>
      <w:del w:id="70" w:author="Joanne Nightingale" w:date="2026-06-04T10:39:00Z" w16du:dateUtc="2026-06-04T09:39:00Z">
        <w:r w:rsidR="005E4B07" w:rsidRPr="00E95731" w:rsidDel="00E95731">
          <w:rPr>
            <w:rFonts w:asciiTheme="minorHAnsi" w:hAnsiTheme="minorHAnsi" w:cstheme="minorHAnsi"/>
            <w:sz w:val="22"/>
            <w:szCs w:val="22"/>
            <w:vertAlign w:val="superscript"/>
            <w:rPrChange w:id="71" w:author="Joanne Nightingale" w:date="2026-06-04T10:39:00Z" w16du:dateUtc="2026-06-04T09:39:00Z">
              <w:rPr>
                <w:rFonts w:ascii="Arial" w:hAnsi="Arial" w:cs="Arial"/>
                <w:b/>
                <w:bCs/>
                <w:sz w:val="22"/>
                <w:szCs w:val="22"/>
                <w:vertAlign w:val="superscript"/>
              </w:rPr>
            </w:rPrChange>
          </w:rPr>
          <w:delText>th</w:delText>
        </w:r>
      </w:del>
      <w:r w:rsidR="005E4B07" w:rsidRPr="00E95731">
        <w:rPr>
          <w:rFonts w:asciiTheme="minorHAnsi" w:hAnsiTheme="minorHAnsi" w:cstheme="minorHAnsi"/>
          <w:sz w:val="22"/>
          <w:szCs w:val="22"/>
          <w:rPrChange w:id="72" w:author="Joanne Nightingale" w:date="2026-06-04T10:39:00Z" w16du:dateUtc="2026-06-04T09:39:00Z">
            <w:rPr>
              <w:rFonts w:ascii="Arial" w:hAnsi="Arial" w:cs="Arial"/>
              <w:b/>
              <w:bCs/>
              <w:sz w:val="22"/>
              <w:szCs w:val="22"/>
            </w:rPr>
          </w:rPrChange>
        </w:rPr>
        <w:t xml:space="preserve"> </w:t>
      </w:r>
      <w:r w:rsidR="0022374E" w:rsidRPr="00E95731">
        <w:rPr>
          <w:rFonts w:asciiTheme="minorHAnsi" w:hAnsiTheme="minorHAnsi" w:cstheme="minorHAnsi"/>
          <w:sz w:val="22"/>
          <w:szCs w:val="22"/>
          <w:rPrChange w:id="73" w:author="Joanne Nightingale" w:date="2026-06-04T10:39:00Z" w16du:dateUtc="2026-06-04T09:39:00Z">
            <w:rPr>
              <w:rFonts w:ascii="Arial" w:hAnsi="Arial" w:cs="Arial"/>
              <w:b/>
              <w:bCs/>
              <w:sz w:val="22"/>
              <w:szCs w:val="22"/>
            </w:rPr>
          </w:rPrChange>
        </w:rPr>
        <w:t xml:space="preserve"> </w:t>
      </w:r>
      <w:r w:rsidR="00617A7B" w:rsidRPr="00E95731">
        <w:rPr>
          <w:rFonts w:asciiTheme="minorHAnsi" w:hAnsiTheme="minorHAnsi" w:cstheme="minorHAnsi"/>
          <w:sz w:val="22"/>
          <w:szCs w:val="22"/>
          <w:rPrChange w:id="74" w:author="Joanne Nightingale" w:date="2026-06-04T10:39:00Z" w16du:dateUtc="2026-06-04T09:39:00Z">
            <w:rPr>
              <w:rFonts w:ascii="Arial" w:hAnsi="Arial" w:cs="Arial"/>
              <w:b/>
              <w:bCs/>
              <w:sz w:val="22"/>
              <w:szCs w:val="22"/>
            </w:rPr>
          </w:rPrChange>
        </w:rPr>
        <w:t>June 2026</w:t>
      </w:r>
      <w:ins w:id="75" w:author="Joanne Nightingale" w:date="2026-06-04T10:39:00Z" w16du:dateUtc="2026-06-04T09:39:00Z">
        <w:r w:rsidR="00E95731">
          <w:rPr>
            <w:rFonts w:asciiTheme="minorHAnsi" w:hAnsiTheme="minorHAnsi" w:cstheme="minorHAnsi"/>
            <w:b/>
            <w:bCs/>
            <w:sz w:val="22"/>
            <w:szCs w:val="22"/>
          </w:rPr>
          <w:t>.</w:t>
        </w:r>
      </w:ins>
    </w:p>
    <w:p w14:paraId="48EC3652" w14:textId="5D343811" w:rsidR="009F65DA" w:rsidRPr="00E95731" w:rsidRDefault="009F65DA" w:rsidP="11E16AD1">
      <w:pPr>
        <w:shd w:val="clear" w:color="auto" w:fill="FFFFFF" w:themeFill="background1"/>
        <w:spacing w:line="312" w:lineRule="atLeast"/>
        <w:rPr>
          <w:rFonts w:asciiTheme="minorHAnsi" w:hAnsiTheme="minorHAnsi" w:cstheme="minorHAnsi"/>
          <w:rPrChange w:id="76" w:author="Joanne Nightingale" w:date="2026-06-04T10:37:00Z" w16du:dateUtc="2026-06-04T09:37:00Z">
            <w:rPr/>
          </w:rPrChange>
        </w:rPr>
      </w:pPr>
      <w:r w:rsidRPr="00E95731">
        <w:rPr>
          <w:rFonts w:asciiTheme="minorHAnsi" w:hAnsiTheme="minorHAnsi" w:cstheme="minorHAnsi"/>
          <w:b/>
          <w:bCs/>
          <w:color w:val="000000" w:themeColor="text1"/>
          <w:sz w:val="22"/>
          <w:szCs w:val="22"/>
          <w:rPrChange w:id="77" w:author="Joanne Nightingale" w:date="2026-06-04T10:37:00Z" w16du:dateUtc="2026-06-04T09:37:00Z">
            <w:rPr>
              <w:rFonts w:ascii="Arial" w:hAnsi="Arial" w:cs="Arial"/>
              <w:b/>
              <w:bCs/>
              <w:color w:val="000000" w:themeColor="text1"/>
              <w:sz w:val="22"/>
              <w:szCs w:val="22"/>
            </w:rPr>
          </w:rPrChange>
        </w:rPr>
        <w:t>Interview date</w:t>
      </w:r>
      <w:r w:rsidR="005E4B07" w:rsidRPr="00E95731">
        <w:rPr>
          <w:rFonts w:asciiTheme="minorHAnsi" w:hAnsiTheme="minorHAnsi" w:cstheme="minorHAnsi"/>
          <w:b/>
          <w:bCs/>
          <w:color w:val="000000" w:themeColor="text1"/>
          <w:sz w:val="22"/>
          <w:szCs w:val="22"/>
          <w:rPrChange w:id="78" w:author="Joanne Nightingale" w:date="2026-06-04T10:37:00Z" w16du:dateUtc="2026-06-04T09:37:00Z">
            <w:rPr>
              <w:rFonts w:ascii="Arial" w:hAnsi="Arial" w:cs="Arial"/>
              <w:b/>
              <w:bCs/>
              <w:color w:val="000000" w:themeColor="text1"/>
              <w:sz w:val="22"/>
              <w:szCs w:val="22"/>
            </w:rPr>
          </w:rPrChange>
        </w:rPr>
        <w:t xml:space="preserve">: </w:t>
      </w:r>
      <w:r w:rsidR="005E4B07" w:rsidRPr="00E95731">
        <w:rPr>
          <w:rFonts w:asciiTheme="minorHAnsi" w:hAnsiTheme="minorHAnsi" w:cstheme="minorHAnsi"/>
          <w:color w:val="000000" w:themeColor="text1"/>
          <w:sz w:val="22"/>
          <w:szCs w:val="22"/>
          <w:rPrChange w:id="79" w:author="Joanne Nightingale" w:date="2026-06-04T10:37:00Z" w16du:dateUtc="2026-06-04T09:37:00Z">
            <w:rPr>
              <w:rFonts w:ascii="Arial" w:hAnsi="Arial" w:cs="Arial"/>
              <w:color w:val="000000" w:themeColor="text1"/>
              <w:sz w:val="22"/>
              <w:szCs w:val="22"/>
            </w:rPr>
          </w:rPrChange>
        </w:rPr>
        <w:t>online</w:t>
      </w:r>
      <w:r w:rsidRPr="00E95731">
        <w:rPr>
          <w:rFonts w:asciiTheme="minorHAnsi" w:hAnsiTheme="minorHAnsi" w:cstheme="minorHAnsi"/>
          <w:color w:val="000000" w:themeColor="text1"/>
          <w:sz w:val="22"/>
          <w:szCs w:val="22"/>
          <w:rPrChange w:id="80" w:author="Joanne Nightingale" w:date="2026-06-04T10:37:00Z" w16du:dateUtc="2026-06-04T09:37:00Z">
            <w:rPr>
              <w:rFonts w:ascii="Arial" w:hAnsi="Arial" w:cs="Arial"/>
              <w:color w:val="000000" w:themeColor="text1"/>
              <w:sz w:val="22"/>
              <w:szCs w:val="22"/>
            </w:rPr>
          </w:rPrChange>
        </w:rPr>
        <w:t xml:space="preserve"> via Microsoft Teams</w:t>
      </w:r>
      <w:r w:rsidR="00617A7B" w:rsidRPr="00E95731">
        <w:rPr>
          <w:rFonts w:asciiTheme="minorHAnsi" w:hAnsiTheme="minorHAnsi" w:cstheme="minorHAnsi"/>
          <w:color w:val="000000" w:themeColor="text1"/>
          <w:sz w:val="22"/>
          <w:szCs w:val="22"/>
          <w:rPrChange w:id="81" w:author="Joanne Nightingale" w:date="2026-06-04T10:37:00Z" w16du:dateUtc="2026-06-04T09:37:00Z">
            <w:rPr>
              <w:rFonts w:ascii="Arial" w:hAnsi="Arial" w:cs="Arial"/>
              <w:color w:val="000000" w:themeColor="text1"/>
              <w:sz w:val="22"/>
              <w:szCs w:val="22"/>
            </w:rPr>
          </w:rPrChange>
        </w:rPr>
        <w:t xml:space="preserve"> 27</w:t>
      </w:r>
      <w:del w:id="82" w:author="Joanne Nightingale" w:date="2026-06-04T10:39:00Z" w16du:dateUtc="2026-06-04T09:39:00Z">
        <w:r w:rsidR="00617A7B" w:rsidRPr="00E95731" w:rsidDel="00E95731">
          <w:rPr>
            <w:rFonts w:asciiTheme="minorHAnsi" w:hAnsiTheme="minorHAnsi" w:cstheme="minorHAnsi"/>
            <w:color w:val="000000" w:themeColor="text1"/>
            <w:sz w:val="22"/>
            <w:szCs w:val="22"/>
            <w:vertAlign w:val="superscript"/>
            <w:rPrChange w:id="83" w:author="Joanne Nightingale" w:date="2026-06-04T10:37:00Z" w16du:dateUtc="2026-06-04T09:37:00Z">
              <w:rPr>
                <w:rFonts w:ascii="Arial" w:hAnsi="Arial" w:cs="Arial"/>
                <w:color w:val="000000" w:themeColor="text1"/>
                <w:sz w:val="22"/>
                <w:szCs w:val="22"/>
                <w:vertAlign w:val="superscript"/>
              </w:rPr>
            </w:rPrChange>
          </w:rPr>
          <w:delText>th</w:delText>
        </w:r>
      </w:del>
      <w:r w:rsidR="00617A7B" w:rsidRPr="00E95731">
        <w:rPr>
          <w:rFonts w:asciiTheme="minorHAnsi" w:hAnsiTheme="minorHAnsi" w:cstheme="minorHAnsi"/>
          <w:color w:val="000000" w:themeColor="text1"/>
          <w:sz w:val="22"/>
          <w:szCs w:val="22"/>
          <w:rPrChange w:id="84" w:author="Joanne Nightingale" w:date="2026-06-04T10:37:00Z" w16du:dateUtc="2026-06-04T09:37:00Z">
            <w:rPr>
              <w:rFonts w:ascii="Arial" w:hAnsi="Arial" w:cs="Arial"/>
              <w:color w:val="000000" w:themeColor="text1"/>
              <w:sz w:val="22"/>
              <w:szCs w:val="22"/>
            </w:rPr>
          </w:rPrChange>
        </w:rPr>
        <w:t xml:space="preserve"> and 28</w:t>
      </w:r>
      <w:del w:id="85" w:author="Joanne Nightingale" w:date="2026-06-04T10:39:00Z" w16du:dateUtc="2026-06-04T09:39:00Z">
        <w:r w:rsidR="00617A7B" w:rsidRPr="00E95731" w:rsidDel="00E95731">
          <w:rPr>
            <w:rFonts w:asciiTheme="minorHAnsi" w:hAnsiTheme="minorHAnsi" w:cstheme="minorHAnsi"/>
            <w:color w:val="000000" w:themeColor="text1"/>
            <w:sz w:val="22"/>
            <w:szCs w:val="22"/>
            <w:vertAlign w:val="superscript"/>
            <w:rPrChange w:id="86" w:author="Joanne Nightingale" w:date="2026-06-04T10:37:00Z" w16du:dateUtc="2026-06-04T09:37:00Z">
              <w:rPr>
                <w:rFonts w:ascii="Arial" w:hAnsi="Arial" w:cs="Arial"/>
                <w:color w:val="000000" w:themeColor="text1"/>
                <w:sz w:val="22"/>
                <w:szCs w:val="22"/>
                <w:vertAlign w:val="superscript"/>
              </w:rPr>
            </w:rPrChange>
          </w:rPr>
          <w:delText>th</w:delText>
        </w:r>
      </w:del>
      <w:r w:rsidR="00617A7B" w:rsidRPr="00E95731">
        <w:rPr>
          <w:rFonts w:asciiTheme="minorHAnsi" w:hAnsiTheme="minorHAnsi" w:cstheme="minorHAnsi"/>
          <w:color w:val="000000" w:themeColor="text1"/>
          <w:sz w:val="22"/>
          <w:szCs w:val="22"/>
          <w:rPrChange w:id="87" w:author="Joanne Nightingale" w:date="2026-06-04T10:37:00Z" w16du:dateUtc="2026-06-04T09:37:00Z">
            <w:rPr>
              <w:rFonts w:ascii="Arial" w:hAnsi="Arial" w:cs="Arial"/>
              <w:color w:val="000000" w:themeColor="text1"/>
              <w:sz w:val="22"/>
              <w:szCs w:val="22"/>
            </w:rPr>
          </w:rPrChange>
        </w:rPr>
        <w:t xml:space="preserve"> July 2026</w:t>
      </w:r>
      <w:ins w:id="88" w:author="Joanne Nightingale" w:date="2026-06-04T10:39:00Z" w16du:dateUtc="2026-06-04T09:39:00Z">
        <w:r w:rsidR="00E95731">
          <w:rPr>
            <w:rFonts w:asciiTheme="minorHAnsi" w:hAnsiTheme="minorHAnsi" w:cstheme="minorHAnsi"/>
            <w:color w:val="000000" w:themeColor="text1"/>
            <w:sz w:val="22"/>
            <w:szCs w:val="22"/>
          </w:rPr>
          <w:t>.</w:t>
        </w:r>
      </w:ins>
    </w:p>
    <w:p w14:paraId="28ECBA83" w14:textId="77777777" w:rsidR="00EF77E4" w:rsidRPr="00E95731" w:rsidRDefault="00EF77E4" w:rsidP="00184DDD">
      <w:pPr>
        <w:shd w:val="clear" w:color="auto" w:fill="FFFFFF"/>
        <w:spacing w:line="312" w:lineRule="atLeast"/>
        <w:rPr>
          <w:rFonts w:asciiTheme="minorHAnsi" w:hAnsiTheme="minorHAnsi" w:cstheme="minorHAnsi"/>
          <w:sz w:val="22"/>
          <w:szCs w:val="22"/>
          <w:rPrChange w:id="89" w:author="Joanne Nightingale" w:date="2026-06-04T10:37:00Z" w16du:dateUtc="2026-06-04T09:37:00Z">
            <w:rPr>
              <w:rFonts w:ascii="Arial" w:hAnsi="Arial" w:cs="Arial"/>
              <w:sz w:val="22"/>
              <w:szCs w:val="22"/>
            </w:rPr>
          </w:rPrChange>
        </w:rPr>
      </w:pPr>
    </w:p>
    <w:p w14:paraId="1CBBFB73" w14:textId="77777777" w:rsidR="00C13252" w:rsidRPr="00E95731" w:rsidRDefault="00C13252" w:rsidP="00C13252">
      <w:pPr>
        <w:rPr>
          <w:rStyle w:val="eop"/>
          <w:rFonts w:asciiTheme="minorHAnsi" w:hAnsiTheme="minorHAnsi" w:cstheme="minorHAnsi"/>
          <w:sz w:val="22"/>
          <w:szCs w:val="22"/>
          <w:rPrChange w:id="90" w:author="Joanne Nightingale" w:date="2026-06-04T10:37:00Z" w16du:dateUtc="2026-06-04T09:37:00Z">
            <w:rPr>
              <w:rStyle w:val="eop"/>
              <w:rFonts w:ascii="Arial" w:hAnsi="Arial" w:cs="Arial"/>
              <w:sz w:val="22"/>
              <w:szCs w:val="22"/>
            </w:rPr>
          </w:rPrChange>
        </w:rPr>
      </w:pPr>
      <w:r w:rsidRPr="00E95731">
        <w:rPr>
          <w:rStyle w:val="eop"/>
          <w:rFonts w:asciiTheme="minorHAnsi" w:hAnsiTheme="minorHAnsi" w:cstheme="minorHAnsi"/>
          <w:b/>
          <w:bCs/>
          <w:color w:val="000000"/>
          <w:sz w:val="22"/>
          <w:szCs w:val="22"/>
          <w:shd w:val="clear" w:color="auto" w:fill="FFFFFF"/>
          <w:rPrChange w:id="91" w:author="Joanne Nightingale" w:date="2026-06-04T10:37:00Z" w16du:dateUtc="2026-06-04T09:37:00Z">
            <w:rPr>
              <w:rStyle w:val="eop"/>
              <w:rFonts w:ascii="Arial" w:hAnsi="Arial" w:cs="Arial"/>
              <w:b/>
              <w:bCs/>
              <w:color w:val="000000"/>
              <w:sz w:val="22"/>
              <w:szCs w:val="22"/>
              <w:shd w:val="clear" w:color="auto" w:fill="FFFFFF"/>
            </w:rPr>
          </w:rPrChange>
        </w:rPr>
        <w:t>In return, we offer</w:t>
      </w:r>
      <w:r w:rsidRPr="00E95731">
        <w:rPr>
          <w:rStyle w:val="eop"/>
          <w:rFonts w:asciiTheme="minorHAnsi" w:hAnsiTheme="minorHAnsi" w:cstheme="minorHAnsi"/>
          <w:color w:val="000000"/>
          <w:sz w:val="22"/>
          <w:szCs w:val="22"/>
          <w:shd w:val="clear" w:color="auto" w:fill="FFFFFF"/>
          <w:rPrChange w:id="92" w:author="Joanne Nightingale" w:date="2026-06-04T10:37:00Z" w16du:dateUtc="2026-06-04T09:37:00Z">
            <w:rPr>
              <w:rStyle w:val="eop"/>
              <w:rFonts w:ascii="Arial" w:hAnsi="Arial" w:cs="Arial"/>
              <w:color w:val="000000"/>
              <w:sz w:val="22"/>
              <w:szCs w:val="22"/>
              <w:shd w:val="clear" w:color="auto" w:fill="FFFFFF"/>
            </w:rPr>
          </w:rPrChange>
        </w:rPr>
        <w:t>:</w:t>
      </w:r>
    </w:p>
    <w:p w14:paraId="72AA25AB" w14:textId="77777777" w:rsidR="00C13252" w:rsidRPr="00E95731" w:rsidRDefault="00C13252" w:rsidP="00C13252">
      <w:pPr>
        <w:numPr>
          <w:ilvl w:val="0"/>
          <w:numId w:val="2"/>
        </w:numPr>
        <w:rPr>
          <w:rFonts w:asciiTheme="minorHAnsi" w:hAnsiTheme="minorHAnsi" w:cstheme="minorHAnsi"/>
          <w:sz w:val="22"/>
          <w:szCs w:val="22"/>
          <w:rPrChange w:id="93" w:author="Joanne Nightingale" w:date="2026-06-04T10:37:00Z" w16du:dateUtc="2026-06-04T09:37:00Z">
            <w:rPr>
              <w:rFonts w:ascii="Arial" w:hAnsi="Arial" w:cs="Arial"/>
              <w:sz w:val="22"/>
              <w:szCs w:val="22"/>
            </w:rPr>
          </w:rPrChange>
        </w:rPr>
      </w:pPr>
      <w:r w:rsidRPr="00E95731">
        <w:rPr>
          <w:rStyle w:val="eop"/>
          <w:rFonts w:asciiTheme="minorHAnsi" w:hAnsiTheme="minorHAnsi" w:cstheme="minorHAnsi"/>
          <w:color w:val="000000"/>
          <w:sz w:val="22"/>
          <w:szCs w:val="22"/>
          <w:shd w:val="clear" w:color="auto" w:fill="FFFFFF"/>
          <w:rPrChange w:id="94" w:author="Joanne Nightingale" w:date="2026-06-04T10:37:00Z" w16du:dateUtc="2026-06-04T09:37:00Z">
            <w:rPr>
              <w:rStyle w:val="eop"/>
              <w:rFonts w:ascii="Arial" w:hAnsi="Arial" w:cs="Arial"/>
              <w:color w:val="000000"/>
              <w:sz w:val="22"/>
              <w:szCs w:val="22"/>
              <w:shd w:val="clear" w:color="auto" w:fill="FFFFFF"/>
            </w:rPr>
          </w:rPrChange>
        </w:rPr>
        <w:t>e</w:t>
      </w:r>
      <w:r w:rsidRPr="00E95731">
        <w:rPr>
          <w:rFonts w:asciiTheme="minorHAnsi" w:hAnsiTheme="minorHAnsi" w:cstheme="minorHAnsi"/>
          <w:sz w:val="22"/>
          <w:szCs w:val="22"/>
          <w:rPrChange w:id="95" w:author="Joanne Nightingale" w:date="2026-06-04T10:37:00Z" w16du:dateUtc="2026-06-04T09:37:00Z">
            <w:rPr>
              <w:rFonts w:ascii="Arial" w:hAnsi="Arial" w:cs="Arial"/>
              <w:sz w:val="22"/>
              <w:szCs w:val="22"/>
            </w:rPr>
          </w:rPrChange>
        </w:rPr>
        <w:t>xcellent pay and benefits (including flexible working, generous annual leave and pension, big brand discounts and wellbeing tools)</w:t>
      </w:r>
    </w:p>
    <w:p w14:paraId="0474087C" w14:textId="77777777" w:rsidR="00C13252" w:rsidRPr="00E95731" w:rsidRDefault="00C13252" w:rsidP="00C13252">
      <w:pPr>
        <w:numPr>
          <w:ilvl w:val="0"/>
          <w:numId w:val="2"/>
        </w:numPr>
        <w:rPr>
          <w:rFonts w:asciiTheme="minorHAnsi" w:hAnsiTheme="minorHAnsi" w:cstheme="minorHAnsi"/>
          <w:sz w:val="22"/>
          <w:szCs w:val="22"/>
          <w:rPrChange w:id="96"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97" w:author="Joanne Nightingale" w:date="2026-06-04T10:37:00Z" w16du:dateUtc="2026-06-04T09:37:00Z">
            <w:rPr>
              <w:rFonts w:ascii="Arial" w:hAnsi="Arial" w:cs="Arial"/>
              <w:sz w:val="22"/>
              <w:szCs w:val="22"/>
            </w:rPr>
          </w:rPrChange>
        </w:rPr>
        <w:t>outstanding training and learning opportunities and the support to flourish in your role</w:t>
      </w:r>
    </w:p>
    <w:p w14:paraId="72763E28" w14:textId="77777777" w:rsidR="00C13252" w:rsidRPr="00E95731" w:rsidRDefault="00C13252" w:rsidP="00C13252">
      <w:pPr>
        <w:numPr>
          <w:ilvl w:val="0"/>
          <w:numId w:val="2"/>
        </w:numPr>
        <w:rPr>
          <w:rFonts w:asciiTheme="minorHAnsi" w:hAnsiTheme="minorHAnsi" w:cstheme="minorHAnsi"/>
          <w:sz w:val="22"/>
          <w:szCs w:val="22"/>
          <w:rPrChange w:id="98"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99" w:author="Joanne Nightingale" w:date="2026-06-04T10:37:00Z" w16du:dateUtc="2026-06-04T09:37:00Z">
            <w:rPr>
              <w:rFonts w:ascii="Arial" w:hAnsi="Arial" w:cs="Arial"/>
              <w:sz w:val="22"/>
              <w:szCs w:val="22"/>
            </w:rPr>
          </w:rPrChange>
        </w:rPr>
        <w:t xml:space="preserve">an open culture and workplace with colleagues who share our values, enjoy their work and are motivated to do their utmost for children. </w:t>
      </w:r>
    </w:p>
    <w:p w14:paraId="3D3B7ED1" w14:textId="77777777" w:rsidR="00C13252" w:rsidRPr="00E95731" w:rsidRDefault="00C13252" w:rsidP="00C13252">
      <w:pPr>
        <w:numPr>
          <w:ilvl w:val="0"/>
          <w:numId w:val="2"/>
        </w:numPr>
        <w:rPr>
          <w:rFonts w:asciiTheme="minorHAnsi" w:hAnsiTheme="minorHAnsi" w:cstheme="minorHAnsi"/>
          <w:sz w:val="22"/>
          <w:szCs w:val="22"/>
          <w:rPrChange w:id="100" w:author="Joanne Nightingale" w:date="2026-06-04T10:37:00Z" w16du:dateUtc="2026-06-04T09:37:00Z">
            <w:rPr>
              <w:rFonts w:ascii="Arial" w:hAnsi="Arial" w:cs="Arial"/>
              <w:sz w:val="22"/>
              <w:szCs w:val="22"/>
            </w:rPr>
          </w:rPrChange>
        </w:rPr>
      </w:pPr>
      <w:proofErr w:type="gramStart"/>
      <w:r w:rsidRPr="00E95731">
        <w:rPr>
          <w:rFonts w:asciiTheme="minorHAnsi" w:hAnsiTheme="minorHAnsi" w:cstheme="minorHAnsi"/>
          <w:sz w:val="22"/>
          <w:szCs w:val="22"/>
          <w:rPrChange w:id="101" w:author="Joanne Nightingale" w:date="2026-06-04T10:37:00Z" w16du:dateUtc="2026-06-04T09:37:00Z">
            <w:rPr>
              <w:rFonts w:ascii="Arial" w:hAnsi="Arial" w:cs="Arial"/>
              <w:sz w:val="22"/>
              <w:szCs w:val="22"/>
            </w:rPr>
          </w:rPrChange>
        </w:rPr>
        <w:t>the</w:t>
      </w:r>
      <w:proofErr w:type="gramEnd"/>
      <w:r w:rsidRPr="00E95731">
        <w:rPr>
          <w:rFonts w:asciiTheme="minorHAnsi" w:hAnsiTheme="minorHAnsi" w:cstheme="minorHAnsi"/>
          <w:sz w:val="22"/>
          <w:szCs w:val="22"/>
          <w:rPrChange w:id="102" w:author="Joanne Nightingale" w:date="2026-06-04T10:37:00Z" w16du:dateUtc="2026-06-04T09:37:00Z">
            <w:rPr>
              <w:rFonts w:ascii="Arial" w:hAnsi="Arial" w:cs="Arial"/>
              <w:sz w:val="22"/>
              <w:szCs w:val="22"/>
            </w:rPr>
          </w:rPrChange>
        </w:rPr>
        <w:t xml:space="preserve"> opportunity to work in a leading children’s </w:t>
      </w:r>
      <w:proofErr w:type="spellStart"/>
      <w:r w:rsidRPr="00E95731">
        <w:rPr>
          <w:rFonts w:asciiTheme="minorHAnsi" w:hAnsiTheme="minorHAnsi" w:cstheme="minorHAnsi"/>
          <w:sz w:val="22"/>
          <w:szCs w:val="22"/>
          <w:rPrChange w:id="103" w:author="Joanne Nightingale" w:date="2026-06-04T10:37:00Z" w16du:dateUtc="2026-06-04T09:37:00Z">
            <w:rPr>
              <w:rFonts w:ascii="Arial" w:hAnsi="Arial" w:cs="Arial"/>
              <w:sz w:val="22"/>
              <w:szCs w:val="22"/>
            </w:rPr>
          </w:rPrChange>
        </w:rPr>
        <w:t>organisation</w:t>
      </w:r>
      <w:proofErr w:type="spellEnd"/>
      <w:r w:rsidRPr="00E95731">
        <w:rPr>
          <w:rFonts w:asciiTheme="minorHAnsi" w:hAnsiTheme="minorHAnsi" w:cstheme="minorHAnsi"/>
          <w:sz w:val="22"/>
          <w:szCs w:val="22"/>
          <w:rPrChange w:id="104" w:author="Joanne Nightingale" w:date="2026-06-04T10:37:00Z" w16du:dateUtc="2026-06-04T09:37:00Z">
            <w:rPr>
              <w:rFonts w:ascii="Arial" w:hAnsi="Arial" w:cs="Arial"/>
              <w:sz w:val="22"/>
              <w:szCs w:val="22"/>
            </w:rPr>
          </w:rPrChange>
        </w:rPr>
        <w:t xml:space="preserve"> making a difference to children around the world</w:t>
      </w:r>
    </w:p>
    <w:p w14:paraId="2E7CDC30" w14:textId="77777777" w:rsidR="00A63884" w:rsidRPr="00E95731" w:rsidRDefault="00A63884" w:rsidP="00A63884">
      <w:pPr>
        <w:shd w:val="clear" w:color="auto" w:fill="FFFFFF"/>
        <w:spacing w:line="312" w:lineRule="atLeast"/>
        <w:rPr>
          <w:rFonts w:asciiTheme="minorHAnsi" w:hAnsiTheme="minorHAnsi" w:cstheme="minorHAnsi"/>
          <w:b/>
          <w:bCs/>
          <w:sz w:val="22"/>
          <w:szCs w:val="22"/>
          <w:rPrChange w:id="105" w:author="Joanne Nightingale" w:date="2026-06-04T10:37:00Z" w16du:dateUtc="2026-06-04T09:37:00Z">
            <w:rPr>
              <w:rFonts w:ascii="Arial" w:hAnsi="Arial" w:cs="Arial"/>
              <w:b/>
              <w:bCs/>
              <w:sz w:val="22"/>
              <w:szCs w:val="22"/>
            </w:rPr>
          </w:rPrChange>
        </w:rPr>
      </w:pPr>
    </w:p>
    <w:p w14:paraId="0717E320" w14:textId="77777777" w:rsidR="00A63884" w:rsidRPr="00E95731" w:rsidRDefault="00A63884" w:rsidP="11E16AD1">
      <w:pPr>
        <w:shd w:val="clear" w:color="auto" w:fill="FFFFFF" w:themeFill="background1"/>
        <w:spacing w:line="312" w:lineRule="atLeast"/>
        <w:rPr>
          <w:rFonts w:asciiTheme="minorHAnsi" w:hAnsiTheme="minorHAnsi" w:cstheme="minorHAnsi"/>
          <w:sz w:val="22"/>
          <w:szCs w:val="22"/>
          <w:rPrChange w:id="106" w:author="Joanne Nightingale" w:date="2026-06-04T10:37:00Z" w16du:dateUtc="2026-06-04T09:37:00Z">
            <w:rPr>
              <w:rFonts w:ascii="Arial" w:hAnsi="Arial" w:cs="Arial"/>
              <w:sz w:val="22"/>
              <w:szCs w:val="22"/>
            </w:rPr>
          </w:rPrChange>
        </w:rPr>
      </w:pPr>
      <w:r w:rsidRPr="00E95731">
        <w:rPr>
          <w:rFonts w:asciiTheme="minorHAnsi" w:hAnsiTheme="minorHAnsi" w:cstheme="minorHAnsi"/>
          <w:b/>
          <w:bCs/>
          <w:sz w:val="22"/>
          <w:szCs w:val="22"/>
          <w:rPrChange w:id="107" w:author="Joanne Nightingale" w:date="2026-06-04T10:37:00Z" w16du:dateUtc="2026-06-04T09:37:00Z">
            <w:rPr>
              <w:rFonts w:ascii="Arial" w:hAnsi="Arial" w:cs="Arial"/>
              <w:b/>
              <w:bCs/>
              <w:sz w:val="22"/>
              <w:szCs w:val="22"/>
            </w:rPr>
          </w:rPrChange>
        </w:rPr>
        <w:t xml:space="preserve">Our application process: </w:t>
      </w:r>
      <w:r w:rsidRPr="00E95731">
        <w:rPr>
          <w:rFonts w:asciiTheme="minorHAnsi" w:hAnsiTheme="minorHAnsi" w:cstheme="minorHAnsi"/>
          <w:sz w:val="22"/>
          <w:szCs w:val="22"/>
          <w:rPrChange w:id="108" w:author="Joanne Nightingale" w:date="2026-06-04T10:37:00Z" w16du:dateUtc="2026-06-04T09:37:00Z">
            <w:rPr>
              <w:rFonts w:ascii="Arial" w:hAnsi="Arial" w:cs="Arial"/>
              <w:sz w:val="22"/>
              <w:szCs w:val="22"/>
            </w:rPr>
          </w:rPrChange>
        </w:rPr>
        <w:t xml:space="preserve">We </w:t>
      </w:r>
      <w:r w:rsidR="00F133F3" w:rsidRPr="00E95731">
        <w:rPr>
          <w:rFonts w:asciiTheme="minorHAnsi" w:hAnsiTheme="minorHAnsi" w:cstheme="minorHAnsi"/>
          <w:sz w:val="22"/>
          <w:szCs w:val="22"/>
          <w:rPrChange w:id="109" w:author="Joanne Nightingale" w:date="2026-06-04T10:37:00Z" w16du:dateUtc="2026-06-04T09:37:00Z">
            <w:rPr>
              <w:rFonts w:ascii="Arial" w:hAnsi="Arial" w:cs="Arial"/>
              <w:sz w:val="22"/>
              <w:szCs w:val="22"/>
            </w:rPr>
          </w:rPrChange>
        </w:rPr>
        <w:t xml:space="preserve">use </w:t>
      </w:r>
      <w:r w:rsidRPr="00E95731">
        <w:rPr>
          <w:rFonts w:asciiTheme="minorHAnsi" w:hAnsiTheme="minorHAnsi" w:cstheme="minorHAnsi"/>
          <w:sz w:val="22"/>
          <w:szCs w:val="22"/>
          <w:rPrChange w:id="110" w:author="Joanne Nightingale" w:date="2026-06-04T10:37:00Z" w16du:dateUtc="2026-06-04T09:37:00Z">
            <w:rPr>
              <w:rFonts w:ascii="Arial" w:hAnsi="Arial" w:cs="Arial"/>
              <w:sz w:val="22"/>
              <w:szCs w:val="22"/>
            </w:rPr>
          </w:rPrChange>
        </w:rPr>
        <w:t xml:space="preserve">a system called "Applied" that </w:t>
      </w:r>
      <w:proofErr w:type="spellStart"/>
      <w:r w:rsidRPr="00E95731">
        <w:rPr>
          <w:rFonts w:asciiTheme="minorHAnsi" w:hAnsiTheme="minorHAnsi" w:cstheme="minorHAnsi"/>
          <w:sz w:val="22"/>
          <w:szCs w:val="22"/>
          <w:rPrChange w:id="111" w:author="Joanne Nightingale" w:date="2026-06-04T10:37:00Z" w16du:dateUtc="2026-06-04T09:37:00Z">
            <w:rPr>
              <w:rFonts w:ascii="Arial" w:hAnsi="Arial" w:cs="Arial"/>
              <w:sz w:val="22"/>
              <w:szCs w:val="22"/>
            </w:rPr>
          </w:rPrChange>
        </w:rPr>
        <w:t>anonymises</w:t>
      </w:r>
      <w:proofErr w:type="spellEnd"/>
      <w:r w:rsidRPr="00E95731">
        <w:rPr>
          <w:rFonts w:asciiTheme="minorHAnsi" w:hAnsiTheme="minorHAnsi" w:cstheme="minorHAnsi"/>
          <w:sz w:val="22"/>
          <w:szCs w:val="22"/>
          <w:rPrChange w:id="112" w:author="Joanne Nightingale" w:date="2026-06-04T10:37:00Z" w16du:dateUtc="2026-06-04T09:37:00Z">
            <w:rPr>
              <w:rFonts w:ascii="Arial" w:hAnsi="Arial" w:cs="Arial"/>
              <w:sz w:val="22"/>
              <w:szCs w:val="22"/>
            </w:rPr>
          </w:rPrChange>
        </w:rPr>
        <w:t xml:space="preserve"> your </w:t>
      </w:r>
      <w:r w:rsidR="00045D50" w:rsidRPr="00E95731">
        <w:rPr>
          <w:rFonts w:asciiTheme="minorHAnsi" w:hAnsiTheme="minorHAnsi" w:cstheme="minorHAnsi"/>
          <w:sz w:val="22"/>
          <w:szCs w:val="22"/>
          <w:rPrChange w:id="113" w:author="Joanne Nightingale" w:date="2026-06-04T10:37:00Z" w16du:dateUtc="2026-06-04T09:37:00Z">
            <w:rPr>
              <w:rFonts w:ascii="Arial" w:hAnsi="Arial" w:cs="Arial"/>
              <w:sz w:val="22"/>
              <w:szCs w:val="22"/>
            </w:rPr>
          </w:rPrChange>
        </w:rPr>
        <w:t xml:space="preserve">application </w:t>
      </w:r>
      <w:r w:rsidRPr="00E95731">
        <w:rPr>
          <w:rFonts w:asciiTheme="minorHAnsi" w:hAnsiTheme="minorHAnsi" w:cstheme="minorHAnsi"/>
          <w:sz w:val="22"/>
          <w:szCs w:val="22"/>
          <w:rPrChange w:id="114" w:author="Joanne Nightingale" w:date="2026-06-04T10:37:00Z" w16du:dateUtc="2026-06-04T09:37:00Z">
            <w:rPr>
              <w:rFonts w:ascii="Arial" w:hAnsi="Arial" w:cs="Arial"/>
              <w:sz w:val="22"/>
              <w:szCs w:val="22"/>
            </w:rPr>
          </w:rPrChange>
        </w:rPr>
        <w:t xml:space="preserve">and focuses on your actual skills that are relevant to this role. This benefits you because </w:t>
      </w:r>
      <w:r w:rsidR="0022374E" w:rsidRPr="00E95731">
        <w:rPr>
          <w:rFonts w:asciiTheme="minorHAnsi" w:hAnsiTheme="minorHAnsi" w:cstheme="minorHAnsi"/>
          <w:sz w:val="22"/>
          <w:szCs w:val="22"/>
          <w:rPrChange w:id="115" w:author="Joanne Nightingale" w:date="2026-06-04T10:37:00Z" w16du:dateUtc="2026-06-04T09:37:00Z">
            <w:rPr>
              <w:rFonts w:ascii="Arial" w:hAnsi="Arial" w:cs="Arial"/>
              <w:sz w:val="22"/>
              <w:szCs w:val="22"/>
            </w:rPr>
          </w:rPrChange>
        </w:rPr>
        <w:t xml:space="preserve">giving </w:t>
      </w:r>
      <w:r w:rsidRPr="00E95731">
        <w:rPr>
          <w:rFonts w:asciiTheme="minorHAnsi" w:hAnsiTheme="minorHAnsi" w:cstheme="minorHAnsi"/>
          <w:sz w:val="22"/>
          <w:szCs w:val="22"/>
          <w:rPrChange w:id="116" w:author="Joanne Nightingale" w:date="2026-06-04T10:37:00Z" w16du:dateUtc="2026-06-04T09:37:00Z">
            <w:rPr>
              <w:rFonts w:ascii="Arial" w:hAnsi="Arial" w:cs="Arial"/>
              <w:sz w:val="22"/>
              <w:szCs w:val="22"/>
            </w:rPr>
          </w:rPrChange>
        </w:rPr>
        <w:t>you a greater chance of expressing your skills in th</w:t>
      </w:r>
      <w:r w:rsidR="0022374E" w:rsidRPr="00E95731">
        <w:rPr>
          <w:rFonts w:asciiTheme="minorHAnsi" w:hAnsiTheme="minorHAnsi" w:cstheme="minorHAnsi"/>
          <w:sz w:val="22"/>
          <w:szCs w:val="22"/>
          <w:rPrChange w:id="117" w:author="Joanne Nightingale" w:date="2026-06-04T10:37:00Z" w16du:dateUtc="2026-06-04T09:37:00Z">
            <w:rPr>
              <w:rFonts w:ascii="Arial" w:hAnsi="Arial" w:cs="Arial"/>
              <w:sz w:val="22"/>
              <w:szCs w:val="22"/>
            </w:rPr>
          </w:rPrChange>
        </w:rPr>
        <w:t>e</w:t>
      </w:r>
      <w:r w:rsidRPr="00E95731">
        <w:rPr>
          <w:rFonts w:asciiTheme="minorHAnsi" w:hAnsiTheme="minorHAnsi" w:cstheme="minorHAnsi"/>
          <w:sz w:val="22"/>
          <w:szCs w:val="22"/>
          <w:rPrChange w:id="118" w:author="Joanne Nightingale" w:date="2026-06-04T10:37:00Z" w16du:dateUtc="2026-06-04T09:37:00Z">
            <w:rPr>
              <w:rFonts w:ascii="Arial" w:hAnsi="Arial" w:cs="Arial"/>
              <w:sz w:val="22"/>
              <w:szCs w:val="22"/>
            </w:rPr>
          </w:rPrChange>
        </w:rPr>
        <w:t xml:space="preserve"> objective selection process.</w:t>
      </w:r>
    </w:p>
    <w:p w14:paraId="3A70F341" w14:textId="77777777" w:rsidR="00F133F3" w:rsidRPr="00E95731" w:rsidRDefault="00F133F3" w:rsidP="00184DDD">
      <w:pPr>
        <w:rPr>
          <w:rFonts w:asciiTheme="minorHAnsi" w:hAnsiTheme="minorHAnsi" w:cstheme="minorHAnsi"/>
          <w:b/>
          <w:bCs/>
          <w:sz w:val="22"/>
          <w:szCs w:val="22"/>
          <w:rPrChange w:id="119" w:author="Joanne Nightingale" w:date="2026-06-04T10:37:00Z" w16du:dateUtc="2026-06-04T09:37:00Z">
            <w:rPr>
              <w:rFonts w:ascii="Arial" w:hAnsi="Arial" w:cs="Arial"/>
              <w:b/>
              <w:bCs/>
              <w:sz w:val="22"/>
              <w:szCs w:val="22"/>
            </w:rPr>
          </w:rPrChange>
        </w:rPr>
      </w:pPr>
    </w:p>
    <w:p w14:paraId="1A30DA09" w14:textId="77777777" w:rsidR="00D1067F" w:rsidRPr="00E95731" w:rsidRDefault="006F0F81" w:rsidP="00184DDD">
      <w:pPr>
        <w:rPr>
          <w:rFonts w:asciiTheme="minorHAnsi" w:hAnsiTheme="minorHAnsi" w:cstheme="minorHAnsi"/>
          <w:b/>
          <w:bCs/>
          <w:sz w:val="22"/>
          <w:szCs w:val="22"/>
          <w:rPrChange w:id="120" w:author="Joanne Nightingale" w:date="2026-06-04T10:37:00Z" w16du:dateUtc="2026-06-04T09:37:00Z">
            <w:rPr>
              <w:rFonts w:ascii="Arial" w:hAnsi="Arial" w:cs="Arial"/>
              <w:b/>
              <w:bCs/>
              <w:sz w:val="22"/>
              <w:szCs w:val="22"/>
            </w:rPr>
          </w:rPrChange>
        </w:rPr>
      </w:pPr>
      <w:r w:rsidRPr="00E95731">
        <w:rPr>
          <w:rFonts w:asciiTheme="minorHAnsi" w:hAnsiTheme="minorHAnsi" w:cstheme="minorHAnsi"/>
          <w:b/>
          <w:bCs/>
          <w:sz w:val="22"/>
          <w:szCs w:val="22"/>
          <w:rPrChange w:id="121" w:author="Joanne Nightingale" w:date="2026-06-04T10:37:00Z" w16du:dateUtc="2026-06-04T09:37:00Z">
            <w:rPr>
              <w:rFonts w:ascii="Arial" w:hAnsi="Arial" w:cs="Arial"/>
              <w:b/>
              <w:bCs/>
              <w:sz w:val="22"/>
              <w:szCs w:val="22"/>
            </w:rPr>
          </w:rPrChange>
        </w:rPr>
        <w:lastRenderedPageBreak/>
        <w:t xml:space="preserve">We particularly welcome applications from black, Asian and minority ethnic candidates, LGBTQ+ candidates, </w:t>
      </w:r>
      <w:r w:rsidR="001D012D" w:rsidRPr="00E95731">
        <w:rPr>
          <w:rFonts w:asciiTheme="minorHAnsi" w:hAnsiTheme="minorHAnsi" w:cstheme="minorHAnsi"/>
          <w:b/>
          <w:bCs/>
          <w:sz w:val="22"/>
          <w:szCs w:val="22"/>
          <w:rPrChange w:id="122" w:author="Joanne Nightingale" w:date="2026-06-04T10:37:00Z" w16du:dateUtc="2026-06-04T09:37:00Z">
            <w:rPr>
              <w:rFonts w:ascii="Arial" w:hAnsi="Arial" w:cs="Arial"/>
              <w:b/>
              <w:bCs/>
              <w:sz w:val="22"/>
              <w:szCs w:val="22"/>
            </w:rPr>
          </w:rPrChange>
        </w:rPr>
        <w:t xml:space="preserve">and </w:t>
      </w:r>
      <w:r w:rsidR="00460653" w:rsidRPr="00E95731">
        <w:rPr>
          <w:rFonts w:asciiTheme="minorHAnsi" w:hAnsiTheme="minorHAnsi" w:cstheme="minorHAnsi"/>
          <w:b/>
          <w:bCs/>
          <w:sz w:val="22"/>
          <w:szCs w:val="22"/>
          <w:rPrChange w:id="123" w:author="Joanne Nightingale" w:date="2026-06-04T10:37:00Z" w16du:dateUtc="2026-06-04T09:37:00Z">
            <w:rPr>
              <w:rFonts w:ascii="Arial" w:hAnsi="Arial" w:cs="Arial"/>
              <w:b/>
              <w:bCs/>
              <w:sz w:val="22"/>
              <w:szCs w:val="22"/>
            </w:rPr>
          </w:rPrChange>
        </w:rPr>
        <w:t xml:space="preserve">disabled </w:t>
      </w:r>
      <w:r w:rsidRPr="00E95731">
        <w:rPr>
          <w:rFonts w:asciiTheme="minorHAnsi" w:hAnsiTheme="minorHAnsi" w:cstheme="minorHAnsi"/>
          <w:b/>
          <w:bCs/>
          <w:sz w:val="22"/>
          <w:szCs w:val="22"/>
          <w:rPrChange w:id="124" w:author="Joanne Nightingale" w:date="2026-06-04T10:37:00Z" w16du:dateUtc="2026-06-04T09:37:00Z">
            <w:rPr>
              <w:rFonts w:ascii="Arial" w:hAnsi="Arial" w:cs="Arial"/>
              <w:b/>
              <w:bCs/>
              <w:sz w:val="22"/>
              <w:szCs w:val="22"/>
            </w:rPr>
          </w:rPrChange>
        </w:rPr>
        <w:t xml:space="preserve">candidates because we would like to increase the representation of these groups at this level at </w:t>
      </w:r>
      <w:r w:rsidR="00AA2313" w:rsidRPr="00E95731">
        <w:rPr>
          <w:rFonts w:asciiTheme="minorHAnsi" w:hAnsiTheme="minorHAnsi" w:cstheme="minorHAnsi"/>
          <w:b/>
          <w:bCs/>
          <w:sz w:val="22"/>
          <w:szCs w:val="22"/>
          <w:rPrChange w:id="125" w:author="Joanne Nightingale" w:date="2026-06-04T10:37:00Z" w16du:dateUtc="2026-06-04T09:37:00Z">
            <w:rPr>
              <w:rFonts w:ascii="Arial" w:hAnsi="Arial" w:cs="Arial"/>
              <w:b/>
              <w:bCs/>
              <w:sz w:val="22"/>
              <w:szCs w:val="22"/>
            </w:rPr>
          </w:rPrChange>
        </w:rPr>
        <w:t>UNICEF</w:t>
      </w:r>
      <w:r w:rsidRPr="00E95731">
        <w:rPr>
          <w:rFonts w:asciiTheme="minorHAnsi" w:hAnsiTheme="minorHAnsi" w:cstheme="minorHAnsi"/>
          <w:b/>
          <w:bCs/>
          <w:sz w:val="22"/>
          <w:szCs w:val="22"/>
          <w:rPrChange w:id="126" w:author="Joanne Nightingale" w:date="2026-06-04T10:37:00Z" w16du:dateUtc="2026-06-04T09:37:00Z">
            <w:rPr>
              <w:rFonts w:ascii="Arial" w:hAnsi="Arial" w:cs="Arial"/>
              <w:b/>
              <w:bCs/>
              <w:sz w:val="22"/>
              <w:szCs w:val="22"/>
            </w:rPr>
          </w:rPrChange>
        </w:rPr>
        <w:t xml:space="preserve"> UK. We want to do this because we know greater diversity will lead to even greater results for children.</w:t>
      </w:r>
    </w:p>
    <w:p w14:paraId="5F294171" w14:textId="77777777" w:rsidR="006F0F81" w:rsidRPr="00E95731" w:rsidRDefault="006F0F81" w:rsidP="00184DDD">
      <w:pPr>
        <w:rPr>
          <w:rFonts w:asciiTheme="minorHAnsi" w:hAnsiTheme="minorHAnsi" w:cstheme="minorHAnsi"/>
          <w:i/>
          <w:iCs/>
          <w:sz w:val="22"/>
          <w:szCs w:val="22"/>
          <w:rPrChange w:id="127" w:author="Joanne Nightingale" w:date="2026-06-04T10:37:00Z" w16du:dateUtc="2026-06-04T09:37:00Z">
            <w:rPr>
              <w:rFonts w:ascii="Arial" w:hAnsi="Arial" w:cs="Arial"/>
              <w:i/>
              <w:iCs/>
              <w:sz w:val="22"/>
              <w:szCs w:val="22"/>
            </w:rPr>
          </w:rPrChange>
        </w:rPr>
      </w:pPr>
    </w:p>
    <w:p w14:paraId="4CC07267" w14:textId="77777777" w:rsidR="00AC6606" w:rsidRPr="00E95731" w:rsidRDefault="00AD6D2A" w:rsidP="11E16AD1">
      <w:pPr>
        <w:rPr>
          <w:rFonts w:asciiTheme="minorHAnsi" w:hAnsiTheme="minorHAnsi" w:cstheme="minorHAnsi"/>
          <w:sz w:val="22"/>
          <w:szCs w:val="22"/>
          <w:rPrChange w:id="128"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129" w:author="Joanne Nightingale" w:date="2026-06-04T10:37:00Z" w16du:dateUtc="2026-06-04T09:37:00Z">
            <w:rPr>
              <w:rFonts w:ascii="Arial" w:hAnsi="Arial" w:cs="Arial"/>
              <w:sz w:val="22"/>
              <w:szCs w:val="22"/>
            </w:rPr>
          </w:rPrChange>
        </w:rPr>
        <w:t xml:space="preserve">UNICEF </w:t>
      </w:r>
      <w:r w:rsidR="00AC6606" w:rsidRPr="00E95731">
        <w:rPr>
          <w:rFonts w:asciiTheme="minorHAnsi" w:hAnsiTheme="minorHAnsi" w:cstheme="minorHAnsi"/>
          <w:sz w:val="22"/>
          <w:szCs w:val="22"/>
          <w:rPrChange w:id="130" w:author="Joanne Nightingale" w:date="2026-06-04T10:37:00Z" w16du:dateUtc="2026-06-04T09:37:00Z">
            <w:rPr>
              <w:rFonts w:ascii="Arial" w:hAnsi="Arial" w:cs="Arial"/>
              <w:sz w:val="22"/>
              <w:szCs w:val="22"/>
            </w:rPr>
          </w:rPrChange>
        </w:rPr>
        <w:t>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p>
    <w:p w14:paraId="0DF1B7E8" w14:textId="77777777" w:rsidR="00AC6606" w:rsidRPr="00E95731" w:rsidRDefault="00AC6606" w:rsidP="00184DDD">
      <w:pPr>
        <w:rPr>
          <w:rFonts w:asciiTheme="minorHAnsi" w:hAnsiTheme="minorHAnsi" w:cstheme="minorHAnsi"/>
          <w:bCs/>
          <w:iCs/>
          <w:sz w:val="22"/>
          <w:szCs w:val="22"/>
          <w:rPrChange w:id="131" w:author="Joanne Nightingale" w:date="2026-06-04T10:37:00Z" w16du:dateUtc="2026-06-04T09:37:00Z">
            <w:rPr>
              <w:rFonts w:ascii="Arial" w:hAnsi="Arial" w:cs="Arial"/>
              <w:bCs/>
              <w:iCs/>
              <w:sz w:val="22"/>
              <w:szCs w:val="22"/>
            </w:rPr>
          </w:rPrChange>
        </w:rPr>
      </w:pPr>
    </w:p>
    <w:p w14:paraId="0D28F4A2" w14:textId="77777777" w:rsidR="00AC6606" w:rsidRPr="00E95731" w:rsidRDefault="00AC6606" w:rsidP="00184DDD">
      <w:pPr>
        <w:rPr>
          <w:rFonts w:asciiTheme="minorHAnsi" w:hAnsiTheme="minorHAnsi" w:cstheme="minorHAnsi"/>
          <w:bCs/>
          <w:iCs/>
          <w:sz w:val="22"/>
          <w:szCs w:val="22"/>
          <w:rPrChange w:id="132" w:author="Joanne Nightingale" w:date="2026-06-04T10:37:00Z" w16du:dateUtc="2026-06-04T09:37:00Z">
            <w:rPr>
              <w:rFonts w:ascii="Arial" w:hAnsi="Arial" w:cs="Arial"/>
              <w:bCs/>
              <w:iCs/>
              <w:sz w:val="22"/>
              <w:szCs w:val="22"/>
            </w:rPr>
          </w:rPrChange>
        </w:rPr>
      </w:pPr>
      <w:r w:rsidRPr="00E95731">
        <w:rPr>
          <w:rFonts w:asciiTheme="minorHAnsi" w:hAnsiTheme="minorHAnsi" w:cstheme="minorHAnsi"/>
          <w:bCs/>
          <w:iCs/>
          <w:sz w:val="22"/>
          <w:szCs w:val="22"/>
          <w:rPrChange w:id="133" w:author="Joanne Nightingale" w:date="2026-06-04T10:37:00Z" w16du:dateUtc="2026-06-04T09:37:00Z">
            <w:rPr>
              <w:rFonts w:ascii="Arial" w:hAnsi="Arial" w:cs="Arial"/>
              <w:bCs/>
              <w:iCs/>
              <w:sz w:val="22"/>
              <w:szCs w:val="22"/>
            </w:rPr>
          </w:rPrChange>
        </w:rPr>
        <w:t xml:space="preserve">We </w:t>
      </w:r>
      <w:r w:rsidR="008701EA" w:rsidRPr="00E95731">
        <w:rPr>
          <w:rFonts w:asciiTheme="minorHAnsi" w:hAnsiTheme="minorHAnsi" w:cstheme="minorHAnsi"/>
          <w:bCs/>
          <w:iCs/>
          <w:sz w:val="22"/>
          <w:szCs w:val="22"/>
          <w:rPrChange w:id="134" w:author="Joanne Nightingale" w:date="2026-06-04T10:37:00Z" w16du:dateUtc="2026-06-04T09:37:00Z">
            <w:rPr>
              <w:rFonts w:ascii="Arial" w:hAnsi="Arial" w:cs="Arial"/>
              <w:bCs/>
              <w:iCs/>
              <w:sz w:val="22"/>
              <w:szCs w:val="22"/>
            </w:rPr>
          </w:rPrChange>
        </w:rPr>
        <w:t>welcome a conversation about your</w:t>
      </w:r>
      <w:r w:rsidRPr="00E95731">
        <w:rPr>
          <w:rFonts w:asciiTheme="minorHAnsi" w:hAnsiTheme="minorHAnsi" w:cstheme="minorHAnsi"/>
          <w:bCs/>
          <w:iCs/>
          <w:sz w:val="22"/>
          <w:szCs w:val="22"/>
          <w:rPrChange w:id="135" w:author="Joanne Nightingale" w:date="2026-06-04T10:37:00Z" w16du:dateUtc="2026-06-04T09:37:00Z">
            <w:rPr>
              <w:rFonts w:ascii="Arial" w:hAnsi="Arial" w:cs="Arial"/>
              <w:bCs/>
              <w:iCs/>
              <w:sz w:val="22"/>
              <w:szCs w:val="22"/>
            </w:rPr>
          </w:rPrChange>
        </w:rPr>
        <w:t xml:space="preserve"> flexible working</w:t>
      </w:r>
      <w:r w:rsidR="008701EA" w:rsidRPr="00E95731">
        <w:rPr>
          <w:rFonts w:asciiTheme="minorHAnsi" w:hAnsiTheme="minorHAnsi" w:cstheme="minorHAnsi"/>
          <w:bCs/>
          <w:iCs/>
          <w:sz w:val="22"/>
          <w:szCs w:val="22"/>
          <w:rPrChange w:id="136" w:author="Joanne Nightingale" w:date="2026-06-04T10:37:00Z" w16du:dateUtc="2026-06-04T09:37:00Z">
            <w:rPr>
              <w:rFonts w:ascii="Arial" w:hAnsi="Arial" w:cs="Arial"/>
              <w:bCs/>
              <w:iCs/>
              <w:sz w:val="22"/>
              <w:szCs w:val="22"/>
            </w:rPr>
          </w:rPrChange>
        </w:rPr>
        <w:t xml:space="preserve"> requirements</w:t>
      </w:r>
      <w:r w:rsidRPr="00E95731">
        <w:rPr>
          <w:rFonts w:asciiTheme="minorHAnsi" w:hAnsiTheme="minorHAnsi" w:cstheme="minorHAnsi"/>
          <w:bCs/>
          <w:iCs/>
          <w:sz w:val="22"/>
          <w:szCs w:val="22"/>
          <w:rPrChange w:id="137" w:author="Joanne Nightingale" w:date="2026-06-04T10:37:00Z" w16du:dateUtc="2026-06-04T09:37:00Z">
            <w:rPr>
              <w:rFonts w:ascii="Arial" w:hAnsi="Arial" w:cs="Arial"/>
              <w:bCs/>
              <w:iCs/>
              <w:sz w:val="22"/>
              <w:szCs w:val="22"/>
            </w:rPr>
          </w:rPrChange>
        </w:rPr>
        <w:t xml:space="preserve">, personal growth, and </w:t>
      </w:r>
      <w:r w:rsidR="003A0FDC" w:rsidRPr="00E95731">
        <w:rPr>
          <w:rFonts w:asciiTheme="minorHAnsi" w:hAnsiTheme="minorHAnsi" w:cstheme="minorHAnsi"/>
          <w:bCs/>
          <w:iCs/>
          <w:sz w:val="22"/>
          <w:szCs w:val="22"/>
          <w:rPrChange w:id="138" w:author="Joanne Nightingale" w:date="2026-06-04T10:37:00Z" w16du:dateUtc="2026-06-04T09:37:00Z">
            <w:rPr>
              <w:rFonts w:ascii="Arial" w:hAnsi="Arial" w:cs="Arial"/>
              <w:bCs/>
              <w:iCs/>
              <w:sz w:val="22"/>
              <w:szCs w:val="22"/>
            </w:rPr>
          </w:rPrChange>
        </w:rPr>
        <w:t xml:space="preserve">promoting </w:t>
      </w:r>
      <w:r w:rsidRPr="00E95731">
        <w:rPr>
          <w:rFonts w:asciiTheme="minorHAnsi" w:hAnsiTheme="minorHAnsi" w:cstheme="minorHAnsi"/>
          <w:bCs/>
          <w:iCs/>
          <w:sz w:val="22"/>
          <w:szCs w:val="22"/>
          <w:rPrChange w:id="139" w:author="Joanne Nightingale" w:date="2026-06-04T10:37:00Z" w16du:dateUtc="2026-06-04T09:37:00Z">
            <w:rPr>
              <w:rFonts w:ascii="Arial" w:hAnsi="Arial" w:cs="Arial"/>
              <w:bCs/>
              <w:iCs/>
              <w:sz w:val="22"/>
              <w:szCs w:val="22"/>
            </w:rPr>
          </w:rPrChange>
        </w:rPr>
        <w:t>a workplace where you can be yourself and achieve success based only on your merit.</w:t>
      </w:r>
    </w:p>
    <w:p w14:paraId="773DAAEA" w14:textId="77777777" w:rsidR="00FF5220" w:rsidRPr="00E95731" w:rsidRDefault="00FF5220" w:rsidP="00184DDD">
      <w:pPr>
        <w:rPr>
          <w:rFonts w:asciiTheme="minorHAnsi" w:hAnsiTheme="minorHAnsi" w:cstheme="minorHAnsi"/>
          <w:bCs/>
          <w:iCs/>
          <w:sz w:val="22"/>
          <w:szCs w:val="22"/>
          <w:rPrChange w:id="140" w:author="Joanne Nightingale" w:date="2026-06-04T10:37:00Z" w16du:dateUtc="2026-06-04T09:37:00Z">
            <w:rPr>
              <w:rFonts w:ascii="Arial" w:hAnsi="Arial" w:cs="Arial"/>
              <w:bCs/>
              <w:iCs/>
              <w:sz w:val="22"/>
              <w:szCs w:val="22"/>
            </w:rPr>
          </w:rPrChange>
        </w:rPr>
      </w:pPr>
    </w:p>
    <w:p w14:paraId="13D2B877" w14:textId="77777777" w:rsidR="00B92D71" w:rsidRPr="00E95731" w:rsidRDefault="00B92D71" w:rsidP="11E16AD1">
      <w:pPr>
        <w:rPr>
          <w:rFonts w:asciiTheme="minorHAnsi" w:hAnsiTheme="minorHAnsi" w:cstheme="minorHAnsi"/>
          <w:sz w:val="22"/>
          <w:szCs w:val="22"/>
          <w:rPrChange w:id="141"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142" w:author="Joanne Nightingale" w:date="2026-06-04T10:37:00Z" w16du:dateUtc="2026-06-04T09:37:00Z">
            <w:rPr>
              <w:rFonts w:ascii="Arial" w:hAnsi="Arial" w:cs="Arial"/>
              <w:sz w:val="22"/>
              <w:szCs w:val="22"/>
            </w:rPr>
          </w:rPrChange>
        </w:rPr>
        <w:t xml:space="preserve">The successful candidate will be required to apply for a </w:t>
      </w:r>
      <w:r w:rsidR="00D1067F" w:rsidRPr="00E95731">
        <w:rPr>
          <w:rFonts w:asciiTheme="minorHAnsi" w:hAnsiTheme="minorHAnsi" w:cstheme="minorHAnsi"/>
          <w:sz w:val="22"/>
          <w:szCs w:val="22"/>
          <w:rPrChange w:id="143" w:author="Joanne Nightingale" w:date="2026-06-04T10:37:00Z" w16du:dateUtc="2026-06-04T09:37:00Z">
            <w:rPr>
              <w:rFonts w:ascii="Arial" w:hAnsi="Arial" w:cs="Arial"/>
              <w:sz w:val="22"/>
              <w:szCs w:val="22"/>
            </w:rPr>
          </w:rPrChange>
        </w:rPr>
        <w:t>criminal records check</w:t>
      </w:r>
      <w:r w:rsidRPr="00E95731">
        <w:rPr>
          <w:rFonts w:asciiTheme="minorHAnsi" w:hAnsiTheme="minorHAnsi" w:cstheme="minorHAnsi"/>
          <w:sz w:val="22"/>
          <w:szCs w:val="22"/>
          <w:rPrChange w:id="144" w:author="Joanne Nightingale" w:date="2026-06-04T10:37:00Z" w16du:dateUtc="2026-06-04T09:37:00Z">
            <w:rPr>
              <w:rFonts w:ascii="Arial" w:hAnsi="Arial" w:cs="Arial"/>
              <w:sz w:val="22"/>
              <w:szCs w:val="22"/>
            </w:rPr>
          </w:rPrChange>
        </w:rPr>
        <w:t>. A criminal record will not necessarily bar you from working with us. This will depend on the nature of the role and the circumstances of your offences.</w:t>
      </w:r>
    </w:p>
    <w:p w14:paraId="15FB5E9C" w14:textId="77777777" w:rsidR="00B92D71" w:rsidRPr="00E95731" w:rsidRDefault="00B92D71" w:rsidP="00184DDD">
      <w:pPr>
        <w:shd w:val="clear" w:color="auto" w:fill="FFFFFF"/>
        <w:spacing w:line="312" w:lineRule="atLeast"/>
        <w:rPr>
          <w:rFonts w:asciiTheme="minorHAnsi" w:hAnsiTheme="minorHAnsi" w:cstheme="minorHAnsi"/>
          <w:b/>
          <w:iCs/>
          <w:sz w:val="22"/>
          <w:szCs w:val="22"/>
          <w:rPrChange w:id="145" w:author="Joanne Nightingale" w:date="2026-06-04T10:37:00Z" w16du:dateUtc="2026-06-04T09:37:00Z">
            <w:rPr>
              <w:rFonts w:ascii="Arial" w:hAnsi="Arial" w:cs="Arial"/>
              <w:b/>
              <w:iCs/>
              <w:sz w:val="22"/>
              <w:szCs w:val="22"/>
            </w:rPr>
          </w:rPrChange>
        </w:rPr>
      </w:pPr>
    </w:p>
    <w:p w14:paraId="6769550B" w14:textId="77777777" w:rsidR="0078434B" w:rsidRPr="00E95731" w:rsidRDefault="0078434B" w:rsidP="00184DDD">
      <w:pPr>
        <w:shd w:val="clear" w:color="auto" w:fill="FFFFFF"/>
        <w:spacing w:line="312" w:lineRule="atLeast"/>
        <w:rPr>
          <w:rFonts w:asciiTheme="minorHAnsi" w:hAnsiTheme="minorHAnsi" w:cstheme="minorHAnsi"/>
          <w:iCs/>
          <w:sz w:val="22"/>
          <w:szCs w:val="22"/>
          <w:rPrChange w:id="146" w:author="Joanne Nightingale" w:date="2026-06-04T10:37:00Z" w16du:dateUtc="2026-06-04T09:37:00Z">
            <w:rPr>
              <w:rFonts w:ascii="Arial" w:hAnsi="Arial" w:cs="Arial"/>
              <w:iCs/>
              <w:sz w:val="22"/>
              <w:szCs w:val="22"/>
            </w:rPr>
          </w:rPrChange>
        </w:rPr>
      </w:pPr>
      <w:r w:rsidRPr="00E95731">
        <w:rPr>
          <w:rFonts w:asciiTheme="minorHAnsi" w:hAnsiTheme="minorHAnsi" w:cstheme="minorHAnsi"/>
          <w:bCs/>
          <w:iCs/>
          <w:sz w:val="22"/>
          <w:szCs w:val="22"/>
          <w:rPrChange w:id="147" w:author="Joanne Nightingale" w:date="2026-06-04T10:37:00Z" w16du:dateUtc="2026-06-04T09:37:00Z">
            <w:rPr>
              <w:rFonts w:ascii="Arial" w:hAnsi="Arial" w:cs="Arial"/>
              <w:bCs/>
              <w:iCs/>
              <w:sz w:val="22"/>
              <w:szCs w:val="22"/>
            </w:rPr>
          </w:rPrChange>
        </w:rPr>
        <w:t>We only accept online applications as this saves us money, making more funds available for us to help ensure children</w:t>
      </w:r>
      <w:r w:rsidR="00F83C1B" w:rsidRPr="00E95731">
        <w:rPr>
          <w:rFonts w:asciiTheme="minorHAnsi" w:hAnsiTheme="minorHAnsi" w:cstheme="minorHAnsi"/>
          <w:bCs/>
          <w:iCs/>
          <w:sz w:val="22"/>
          <w:szCs w:val="22"/>
          <w:rPrChange w:id="148" w:author="Joanne Nightingale" w:date="2026-06-04T10:37:00Z" w16du:dateUtc="2026-06-04T09:37:00Z">
            <w:rPr>
              <w:rFonts w:ascii="Arial" w:hAnsi="Arial" w:cs="Arial"/>
              <w:bCs/>
              <w:iCs/>
              <w:sz w:val="22"/>
              <w:szCs w:val="22"/>
            </w:rPr>
          </w:rPrChange>
        </w:rPr>
        <w:t>’</w:t>
      </w:r>
      <w:r w:rsidRPr="00E95731">
        <w:rPr>
          <w:rFonts w:asciiTheme="minorHAnsi" w:hAnsiTheme="minorHAnsi" w:cstheme="minorHAnsi"/>
          <w:bCs/>
          <w:iCs/>
          <w:sz w:val="22"/>
          <w:szCs w:val="22"/>
          <w:rPrChange w:id="149" w:author="Joanne Nightingale" w:date="2026-06-04T10:37:00Z" w16du:dateUtc="2026-06-04T09:37:00Z">
            <w:rPr>
              <w:rFonts w:ascii="Arial" w:hAnsi="Arial" w:cs="Arial"/>
              <w:bCs/>
              <w:iCs/>
              <w:sz w:val="22"/>
              <w:szCs w:val="22"/>
            </w:rPr>
          </w:rPrChange>
        </w:rPr>
        <w:t xml:space="preserve">s rights. </w:t>
      </w:r>
    </w:p>
    <w:p w14:paraId="4EF0870C" w14:textId="77777777" w:rsidR="0078434B" w:rsidRPr="00E95731" w:rsidRDefault="0078434B" w:rsidP="00184DDD">
      <w:pPr>
        <w:shd w:val="clear" w:color="auto" w:fill="FFFFFF"/>
        <w:spacing w:line="312" w:lineRule="atLeast"/>
        <w:rPr>
          <w:rFonts w:asciiTheme="minorHAnsi" w:hAnsiTheme="minorHAnsi" w:cstheme="minorHAnsi"/>
          <w:bCs/>
          <w:iCs/>
          <w:sz w:val="22"/>
          <w:szCs w:val="22"/>
          <w:rPrChange w:id="150" w:author="Joanne Nightingale" w:date="2026-06-04T10:37:00Z" w16du:dateUtc="2026-06-04T09:37:00Z">
            <w:rPr>
              <w:rFonts w:ascii="Arial" w:hAnsi="Arial" w:cs="Arial"/>
              <w:bCs/>
              <w:iCs/>
              <w:sz w:val="22"/>
              <w:szCs w:val="22"/>
            </w:rPr>
          </w:rPrChange>
        </w:rPr>
      </w:pPr>
    </w:p>
    <w:p w14:paraId="7C79C174" w14:textId="77777777" w:rsidR="0078434B" w:rsidRPr="00E95731" w:rsidRDefault="0078434B" w:rsidP="11E16AD1">
      <w:pPr>
        <w:shd w:val="clear" w:color="auto" w:fill="FFFFFF" w:themeFill="background1"/>
        <w:spacing w:line="312" w:lineRule="atLeast"/>
        <w:rPr>
          <w:rFonts w:asciiTheme="minorHAnsi" w:hAnsiTheme="minorHAnsi" w:cstheme="minorHAnsi"/>
          <w:sz w:val="22"/>
          <w:szCs w:val="22"/>
          <w:rPrChange w:id="151" w:author="Joanne Nightingale" w:date="2026-06-04T10:37:00Z" w16du:dateUtc="2026-06-04T09:37:00Z">
            <w:rPr>
              <w:rFonts w:ascii="Arial" w:hAnsi="Arial" w:cs="Arial"/>
              <w:sz w:val="22"/>
              <w:szCs w:val="22"/>
            </w:rPr>
          </w:rPrChange>
        </w:rPr>
      </w:pPr>
      <w:r w:rsidRPr="00E95731">
        <w:rPr>
          <w:rFonts w:asciiTheme="minorHAnsi" w:hAnsiTheme="minorHAnsi" w:cstheme="minorHAnsi"/>
          <w:sz w:val="22"/>
          <w:szCs w:val="22"/>
          <w:rPrChange w:id="152" w:author="Joanne Nightingale" w:date="2026-06-04T10:37:00Z" w16du:dateUtc="2026-06-04T09:37:00Z">
            <w:rPr>
              <w:rFonts w:ascii="Arial" w:hAnsi="Arial" w:cs="Arial"/>
              <w:sz w:val="22"/>
              <w:szCs w:val="22"/>
            </w:rPr>
          </w:rPrChange>
        </w:rPr>
        <w:t xml:space="preserve">If you require support in completing the online form or an application form in an alternative format, please contact </w:t>
      </w:r>
      <w:r w:rsidR="005A6DD4" w:rsidRPr="00E95731">
        <w:rPr>
          <w:rFonts w:asciiTheme="minorHAnsi" w:hAnsiTheme="minorHAnsi" w:cstheme="minorHAnsi"/>
          <w:sz w:val="22"/>
          <w:szCs w:val="22"/>
          <w:rPrChange w:id="153" w:author="Joanne Nightingale" w:date="2026-06-04T10:37:00Z" w16du:dateUtc="2026-06-04T09:37:00Z">
            <w:rPr>
              <w:rFonts w:ascii="Arial" w:hAnsi="Arial" w:cs="Arial"/>
              <w:sz w:val="22"/>
              <w:szCs w:val="22"/>
            </w:rPr>
          </w:rPrChange>
        </w:rPr>
        <w:t xml:space="preserve">Supporter Care </w:t>
      </w:r>
      <w:r w:rsidRPr="00E95731">
        <w:rPr>
          <w:rFonts w:asciiTheme="minorHAnsi" w:hAnsiTheme="minorHAnsi" w:cstheme="minorHAnsi"/>
          <w:sz w:val="22"/>
          <w:szCs w:val="22"/>
          <w:rPrChange w:id="154" w:author="Joanne Nightingale" w:date="2026-06-04T10:37:00Z" w16du:dateUtc="2026-06-04T09:37:00Z">
            <w:rPr>
              <w:rFonts w:ascii="Arial" w:hAnsi="Arial" w:cs="Arial"/>
              <w:sz w:val="22"/>
              <w:szCs w:val="22"/>
            </w:rPr>
          </w:rPrChange>
        </w:rPr>
        <w:t xml:space="preserve">on </w:t>
      </w:r>
      <w:r w:rsidR="006E4AB4" w:rsidRPr="00E95731">
        <w:rPr>
          <w:rFonts w:asciiTheme="minorHAnsi" w:hAnsiTheme="minorHAnsi" w:cstheme="minorHAnsi"/>
          <w:sz w:val="22"/>
          <w:szCs w:val="22"/>
          <w:rPrChange w:id="155" w:author="Joanne Nightingale" w:date="2026-06-04T10:37:00Z" w16du:dateUtc="2026-06-04T09:37:00Z">
            <w:rPr>
              <w:rFonts w:ascii="Arial" w:hAnsi="Arial" w:cs="Arial"/>
              <w:sz w:val="22"/>
              <w:szCs w:val="22"/>
            </w:rPr>
          </w:rPrChange>
        </w:rPr>
        <w:t>0300 330 5580</w:t>
      </w:r>
      <w:r w:rsidR="00D1067F" w:rsidRPr="00E95731">
        <w:rPr>
          <w:rFonts w:asciiTheme="minorHAnsi" w:hAnsiTheme="minorHAnsi" w:cstheme="minorHAnsi"/>
          <w:sz w:val="22"/>
          <w:szCs w:val="22"/>
          <w:rPrChange w:id="156" w:author="Joanne Nightingale" w:date="2026-06-04T10:37:00Z" w16du:dateUtc="2026-06-04T09:37:00Z">
            <w:rPr>
              <w:rFonts w:ascii="Arial" w:hAnsi="Arial" w:cs="Arial"/>
              <w:sz w:val="22"/>
              <w:szCs w:val="22"/>
            </w:rPr>
          </w:rPrChange>
        </w:rPr>
        <w:t xml:space="preserve"> during office hours</w:t>
      </w:r>
      <w:r w:rsidRPr="00E95731">
        <w:rPr>
          <w:rFonts w:asciiTheme="minorHAnsi" w:hAnsiTheme="minorHAnsi" w:cstheme="minorHAnsi"/>
          <w:sz w:val="22"/>
          <w:szCs w:val="22"/>
          <w:rPrChange w:id="157" w:author="Joanne Nightingale" w:date="2026-06-04T10:37:00Z" w16du:dateUtc="2026-06-04T09:37:00Z">
            <w:rPr>
              <w:rFonts w:ascii="Arial" w:hAnsi="Arial" w:cs="Arial"/>
              <w:sz w:val="22"/>
              <w:szCs w:val="22"/>
            </w:rPr>
          </w:rPrChange>
        </w:rPr>
        <w:t>.</w:t>
      </w:r>
    </w:p>
    <w:p w14:paraId="65FF8722" w14:textId="77777777" w:rsidR="00B92D71" w:rsidRPr="00E95731" w:rsidRDefault="00B92D71" w:rsidP="00184DDD">
      <w:pPr>
        <w:shd w:val="clear" w:color="auto" w:fill="FFFFFF"/>
        <w:spacing w:line="312" w:lineRule="atLeast"/>
        <w:rPr>
          <w:rFonts w:asciiTheme="minorHAnsi" w:hAnsiTheme="minorHAnsi" w:cstheme="minorHAnsi"/>
          <w:iCs/>
          <w:sz w:val="22"/>
          <w:szCs w:val="22"/>
          <w:rPrChange w:id="158" w:author="Joanne Nightingale" w:date="2026-06-04T10:37:00Z" w16du:dateUtc="2026-06-04T09:37:00Z">
            <w:rPr>
              <w:rFonts w:ascii="Arial" w:hAnsi="Arial" w:cs="Arial"/>
              <w:iCs/>
              <w:sz w:val="22"/>
              <w:szCs w:val="22"/>
            </w:rPr>
          </w:rPrChange>
        </w:rPr>
      </w:pPr>
    </w:p>
    <w:p w14:paraId="16F01745" w14:textId="77777777" w:rsidR="0078434B" w:rsidRPr="00E95731" w:rsidRDefault="0078434B" w:rsidP="00184DDD">
      <w:pPr>
        <w:shd w:val="clear" w:color="auto" w:fill="FFFFFF"/>
        <w:spacing w:line="312" w:lineRule="atLeast"/>
        <w:rPr>
          <w:rFonts w:asciiTheme="minorHAnsi" w:hAnsiTheme="minorHAnsi" w:cstheme="minorHAnsi"/>
          <w:bCs/>
          <w:iCs/>
          <w:sz w:val="22"/>
          <w:szCs w:val="22"/>
          <w:rPrChange w:id="159" w:author="Joanne Nightingale" w:date="2026-06-04T10:37:00Z" w16du:dateUtc="2026-06-04T09:37:00Z">
            <w:rPr>
              <w:rFonts w:ascii="Arial" w:hAnsi="Arial" w:cs="Arial"/>
              <w:bCs/>
              <w:iCs/>
              <w:sz w:val="22"/>
              <w:szCs w:val="22"/>
            </w:rPr>
          </w:rPrChange>
        </w:rPr>
      </w:pPr>
      <w:r w:rsidRPr="00E95731">
        <w:rPr>
          <w:rFonts w:asciiTheme="minorHAnsi" w:hAnsiTheme="minorHAnsi" w:cstheme="minorHAnsi"/>
          <w:bCs/>
          <w:iCs/>
          <w:sz w:val="22"/>
          <w:szCs w:val="22"/>
          <w:rPrChange w:id="160" w:author="Joanne Nightingale" w:date="2026-06-04T10:37:00Z" w16du:dateUtc="2026-06-04T09:37:00Z">
            <w:rPr>
              <w:rFonts w:ascii="Arial" w:hAnsi="Arial" w:cs="Arial"/>
              <w:bCs/>
              <w:iCs/>
              <w:sz w:val="22"/>
              <w:szCs w:val="22"/>
            </w:rPr>
          </w:rPrChange>
        </w:rPr>
        <w:t>If you do not hear from us within 14 days of the closing date, please assume your application has been unsuccessful on this occasion. Please note that we only provide feedback to shortlisted candidates.</w:t>
      </w:r>
    </w:p>
    <w:p w14:paraId="13B96578" w14:textId="77777777" w:rsidR="0078434B" w:rsidRPr="00E95731" w:rsidRDefault="0078434B" w:rsidP="00184DDD">
      <w:pPr>
        <w:shd w:val="clear" w:color="auto" w:fill="FFFFFF"/>
        <w:spacing w:line="312" w:lineRule="atLeast"/>
        <w:rPr>
          <w:rFonts w:asciiTheme="minorHAnsi" w:hAnsiTheme="minorHAnsi" w:cstheme="minorHAnsi"/>
          <w:bCs/>
          <w:iCs/>
          <w:sz w:val="22"/>
          <w:szCs w:val="22"/>
          <w:rPrChange w:id="161" w:author="Joanne Nightingale" w:date="2026-06-04T10:37:00Z" w16du:dateUtc="2026-06-04T09:37:00Z">
            <w:rPr>
              <w:rFonts w:ascii="Arial" w:hAnsi="Arial" w:cs="Arial"/>
              <w:bCs/>
              <w:iCs/>
              <w:sz w:val="22"/>
              <w:szCs w:val="22"/>
            </w:rPr>
          </w:rPrChange>
        </w:rPr>
      </w:pPr>
    </w:p>
    <w:p w14:paraId="4A76774C" w14:textId="77777777" w:rsidR="00B212FA" w:rsidRPr="00E95731" w:rsidRDefault="00B212FA" w:rsidP="00184DDD">
      <w:pPr>
        <w:shd w:val="clear" w:color="auto" w:fill="FFFFFF"/>
        <w:spacing w:line="312" w:lineRule="atLeast"/>
        <w:outlineLvl w:val="0"/>
        <w:rPr>
          <w:rFonts w:asciiTheme="minorHAnsi" w:hAnsiTheme="minorHAnsi" w:cstheme="minorHAnsi"/>
          <w:iCs/>
          <w:sz w:val="22"/>
          <w:szCs w:val="22"/>
          <w:rPrChange w:id="162" w:author="Joanne Nightingale" w:date="2026-06-04T10:37:00Z" w16du:dateUtc="2026-06-04T09:37:00Z">
            <w:rPr>
              <w:rFonts w:ascii="Arial" w:hAnsi="Arial" w:cs="Arial"/>
              <w:iCs/>
              <w:sz w:val="22"/>
              <w:szCs w:val="22"/>
            </w:rPr>
          </w:rPrChange>
        </w:rPr>
      </w:pPr>
      <w:r w:rsidRPr="00E95731">
        <w:rPr>
          <w:rFonts w:asciiTheme="minorHAnsi" w:hAnsiTheme="minorHAnsi" w:cstheme="minorHAnsi"/>
          <w:bCs/>
          <w:iCs/>
          <w:sz w:val="22"/>
          <w:szCs w:val="22"/>
          <w:rPrChange w:id="163" w:author="Joanne Nightingale" w:date="2026-06-04T10:37:00Z" w16du:dateUtc="2026-06-04T09:37:00Z">
            <w:rPr>
              <w:rFonts w:ascii="Arial" w:hAnsi="Arial" w:cs="Arial"/>
              <w:bCs/>
              <w:iCs/>
              <w:sz w:val="22"/>
              <w:szCs w:val="22"/>
            </w:rPr>
          </w:rPrChange>
        </w:rPr>
        <w:t>Registered Charity Nos. 1072612 (England and Wales) SC043677 (Scotland)</w:t>
      </w:r>
    </w:p>
    <w:p w14:paraId="3DCB7C1F" w14:textId="77777777" w:rsidR="00B212FA" w:rsidRPr="00E95731" w:rsidRDefault="00B212FA" w:rsidP="00184DDD">
      <w:pPr>
        <w:shd w:val="clear" w:color="auto" w:fill="FFFFFF"/>
        <w:spacing w:line="312" w:lineRule="atLeast"/>
        <w:rPr>
          <w:rFonts w:asciiTheme="minorHAnsi" w:hAnsiTheme="minorHAnsi" w:cstheme="minorHAnsi"/>
          <w:iCs/>
          <w:sz w:val="22"/>
          <w:szCs w:val="22"/>
          <w:rPrChange w:id="164" w:author="Joanne Nightingale" w:date="2026-06-04T10:37:00Z" w16du:dateUtc="2026-06-04T09:37:00Z">
            <w:rPr>
              <w:rFonts w:ascii="Arial" w:hAnsi="Arial" w:cs="Arial"/>
              <w:iCs/>
              <w:sz w:val="22"/>
              <w:szCs w:val="22"/>
            </w:rPr>
          </w:rPrChange>
        </w:rPr>
      </w:pPr>
    </w:p>
    <w:p w14:paraId="42657F1D" w14:textId="77777777" w:rsidR="00B15A81" w:rsidRPr="00E95731" w:rsidRDefault="00B15A81" w:rsidP="00184DDD">
      <w:pPr>
        <w:widowControl w:val="0"/>
        <w:autoSpaceDE w:val="0"/>
        <w:autoSpaceDN w:val="0"/>
        <w:adjustRightInd w:val="0"/>
        <w:rPr>
          <w:rFonts w:asciiTheme="minorHAnsi" w:hAnsiTheme="minorHAnsi" w:cstheme="minorHAnsi"/>
          <w:iCs/>
          <w:sz w:val="22"/>
          <w:szCs w:val="22"/>
          <w:rPrChange w:id="165" w:author="Joanne Nightingale" w:date="2026-06-04T10:37:00Z" w16du:dateUtc="2026-06-04T09:37:00Z">
            <w:rPr>
              <w:rFonts w:ascii="Arial" w:hAnsi="Arial" w:cs="Arial"/>
              <w:iCs/>
              <w:sz w:val="22"/>
              <w:szCs w:val="22"/>
            </w:rPr>
          </w:rPrChange>
        </w:rPr>
      </w:pPr>
    </w:p>
    <w:sectPr w:rsidR="00B15A81" w:rsidRPr="00E95731">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45 Light">
    <w:altName w:val="Malgun Gothic"/>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4AED"/>
    <w:multiLevelType w:val="singleLevel"/>
    <w:tmpl w:val="7B5297EE"/>
    <w:lvl w:ilvl="0">
      <w:start w:val="1"/>
      <w:numFmt w:val="decimal"/>
      <w:lvlText w:val="%1."/>
      <w:legacy w:legacy="1" w:legacySpace="0" w:legacyIndent="360"/>
      <w:lvlJc w:val="left"/>
      <w:rPr>
        <w:rFonts w:ascii="Univers 45 Light" w:hAnsi="Univers 45 Light" w:cs="Times New Roman" w:hint="default"/>
      </w:rPr>
    </w:lvl>
  </w:abstractNum>
  <w:abstractNum w:abstractNumId="1" w15:restartNumberingAfterBreak="0">
    <w:nsid w:val="5C015E9A"/>
    <w:multiLevelType w:val="hybridMultilevel"/>
    <w:tmpl w:val="2EC213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251859191">
    <w:abstractNumId w:val="0"/>
  </w:num>
  <w:num w:numId="2" w16cid:durableId="39316187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ne Nightingale">
    <w15:presenceInfo w15:providerId="AD" w15:userId="S::joanne.nightingale@candomedia.com::ebed49f0-185e-4757-9e41-7282d23f2a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0C"/>
    <w:rsid w:val="00000DF4"/>
    <w:rsid w:val="0000145B"/>
    <w:rsid w:val="000067AD"/>
    <w:rsid w:val="00006F02"/>
    <w:rsid w:val="00007220"/>
    <w:rsid w:val="00007B9E"/>
    <w:rsid w:val="000123CD"/>
    <w:rsid w:val="0001314C"/>
    <w:rsid w:val="00015B00"/>
    <w:rsid w:val="00015CA8"/>
    <w:rsid w:val="00016F85"/>
    <w:rsid w:val="00017998"/>
    <w:rsid w:val="00021106"/>
    <w:rsid w:val="000218C9"/>
    <w:rsid w:val="00026F23"/>
    <w:rsid w:val="00027DC2"/>
    <w:rsid w:val="00030C66"/>
    <w:rsid w:val="000328D3"/>
    <w:rsid w:val="00037AAA"/>
    <w:rsid w:val="000426A7"/>
    <w:rsid w:val="000429F6"/>
    <w:rsid w:val="00042E54"/>
    <w:rsid w:val="00043110"/>
    <w:rsid w:val="0004349C"/>
    <w:rsid w:val="00045D50"/>
    <w:rsid w:val="000467D6"/>
    <w:rsid w:val="00047D7B"/>
    <w:rsid w:val="00047FF3"/>
    <w:rsid w:val="00053010"/>
    <w:rsid w:val="00053649"/>
    <w:rsid w:val="00055239"/>
    <w:rsid w:val="00055C96"/>
    <w:rsid w:val="00057762"/>
    <w:rsid w:val="00057889"/>
    <w:rsid w:val="0006210D"/>
    <w:rsid w:val="000659D9"/>
    <w:rsid w:val="00070D36"/>
    <w:rsid w:val="00071339"/>
    <w:rsid w:val="00071AAD"/>
    <w:rsid w:val="0007400A"/>
    <w:rsid w:val="00075DAD"/>
    <w:rsid w:val="00077F85"/>
    <w:rsid w:val="00080AF8"/>
    <w:rsid w:val="00082279"/>
    <w:rsid w:val="000826EB"/>
    <w:rsid w:val="0008303E"/>
    <w:rsid w:val="00085FC5"/>
    <w:rsid w:val="00087DF1"/>
    <w:rsid w:val="000906F4"/>
    <w:rsid w:val="00090B63"/>
    <w:rsid w:val="00092306"/>
    <w:rsid w:val="00092683"/>
    <w:rsid w:val="00095584"/>
    <w:rsid w:val="000963BB"/>
    <w:rsid w:val="000A09BD"/>
    <w:rsid w:val="000A16FF"/>
    <w:rsid w:val="000A28BD"/>
    <w:rsid w:val="000A4175"/>
    <w:rsid w:val="000A776A"/>
    <w:rsid w:val="000B0BC3"/>
    <w:rsid w:val="000B25CD"/>
    <w:rsid w:val="000B32E1"/>
    <w:rsid w:val="000B68D1"/>
    <w:rsid w:val="000B68E8"/>
    <w:rsid w:val="000C2B35"/>
    <w:rsid w:val="000C4EB2"/>
    <w:rsid w:val="000C7A76"/>
    <w:rsid w:val="000D0629"/>
    <w:rsid w:val="000D1E72"/>
    <w:rsid w:val="000D326A"/>
    <w:rsid w:val="000D33F8"/>
    <w:rsid w:val="000D4353"/>
    <w:rsid w:val="000D45E1"/>
    <w:rsid w:val="000D6ABC"/>
    <w:rsid w:val="000D7064"/>
    <w:rsid w:val="000D7835"/>
    <w:rsid w:val="000D7888"/>
    <w:rsid w:val="000D7D43"/>
    <w:rsid w:val="000E0793"/>
    <w:rsid w:val="000E11C2"/>
    <w:rsid w:val="000E3A0F"/>
    <w:rsid w:val="000E4174"/>
    <w:rsid w:val="000E4270"/>
    <w:rsid w:val="000E5AB2"/>
    <w:rsid w:val="000E6B70"/>
    <w:rsid w:val="000F1E6A"/>
    <w:rsid w:val="000F5CC4"/>
    <w:rsid w:val="000F697C"/>
    <w:rsid w:val="001025EC"/>
    <w:rsid w:val="00107261"/>
    <w:rsid w:val="00107F08"/>
    <w:rsid w:val="00112A21"/>
    <w:rsid w:val="001159CD"/>
    <w:rsid w:val="00116105"/>
    <w:rsid w:val="001167E9"/>
    <w:rsid w:val="00121502"/>
    <w:rsid w:val="001220C5"/>
    <w:rsid w:val="00122A89"/>
    <w:rsid w:val="00131D99"/>
    <w:rsid w:val="00137107"/>
    <w:rsid w:val="00147AC6"/>
    <w:rsid w:val="001513F8"/>
    <w:rsid w:val="0015289E"/>
    <w:rsid w:val="00152AB6"/>
    <w:rsid w:val="00153D96"/>
    <w:rsid w:val="00156637"/>
    <w:rsid w:val="0016156B"/>
    <w:rsid w:val="00161BB9"/>
    <w:rsid w:val="00161CF8"/>
    <w:rsid w:val="00164135"/>
    <w:rsid w:val="00164C9C"/>
    <w:rsid w:val="001677A6"/>
    <w:rsid w:val="00174009"/>
    <w:rsid w:val="00175ECC"/>
    <w:rsid w:val="00176516"/>
    <w:rsid w:val="001800CD"/>
    <w:rsid w:val="00184DDD"/>
    <w:rsid w:val="00185B0E"/>
    <w:rsid w:val="00186238"/>
    <w:rsid w:val="0019063B"/>
    <w:rsid w:val="00192851"/>
    <w:rsid w:val="00194E13"/>
    <w:rsid w:val="0019664A"/>
    <w:rsid w:val="001A4ABE"/>
    <w:rsid w:val="001A6641"/>
    <w:rsid w:val="001B1F0E"/>
    <w:rsid w:val="001B33F0"/>
    <w:rsid w:val="001B3BD4"/>
    <w:rsid w:val="001B3DD5"/>
    <w:rsid w:val="001B6581"/>
    <w:rsid w:val="001B676C"/>
    <w:rsid w:val="001B67F7"/>
    <w:rsid w:val="001C00E5"/>
    <w:rsid w:val="001C27B3"/>
    <w:rsid w:val="001C3AC1"/>
    <w:rsid w:val="001C5804"/>
    <w:rsid w:val="001C6E72"/>
    <w:rsid w:val="001D012D"/>
    <w:rsid w:val="001D1030"/>
    <w:rsid w:val="001E0189"/>
    <w:rsid w:val="001E0443"/>
    <w:rsid w:val="001E26DE"/>
    <w:rsid w:val="001E50C9"/>
    <w:rsid w:val="001F3DE1"/>
    <w:rsid w:val="001F463B"/>
    <w:rsid w:val="001F46A1"/>
    <w:rsid w:val="001F5734"/>
    <w:rsid w:val="001F5A87"/>
    <w:rsid w:val="001F5CCE"/>
    <w:rsid w:val="001F7F99"/>
    <w:rsid w:val="00200ACE"/>
    <w:rsid w:val="00202541"/>
    <w:rsid w:val="0020336A"/>
    <w:rsid w:val="00205BC0"/>
    <w:rsid w:val="00206AEC"/>
    <w:rsid w:val="00206FE7"/>
    <w:rsid w:val="0020734E"/>
    <w:rsid w:val="002115AC"/>
    <w:rsid w:val="00211A18"/>
    <w:rsid w:val="00211E39"/>
    <w:rsid w:val="0021479A"/>
    <w:rsid w:val="00214F92"/>
    <w:rsid w:val="00222522"/>
    <w:rsid w:val="0022374E"/>
    <w:rsid w:val="00224AD5"/>
    <w:rsid w:val="00225427"/>
    <w:rsid w:val="0022647F"/>
    <w:rsid w:val="00227CC4"/>
    <w:rsid w:val="002300BA"/>
    <w:rsid w:val="00230B51"/>
    <w:rsid w:val="00231DDD"/>
    <w:rsid w:val="002342A5"/>
    <w:rsid w:val="002355C2"/>
    <w:rsid w:val="00241D18"/>
    <w:rsid w:val="002470F4"/>
    <w:rsid w:val="00247182"/>
    <w:rsid w:val="0024719D"/>
    <w:rsid w:val="002626DC"/>
    <w:rsid w:val="002630D2"/>
    <w:rsid w:val="0026509C"/>
    <w:rsid w:val="0026696D"/>
    <w:rsid w:val="0027113E"/>
    <w:rsid w:val="00273BCB"/>
    <w:rsid w:val="00277269"/>
    <w:rsid w:val="002803B5"/>
    <w:rsid w:val="00283B2E"/>
    <w:rsid w:val="00283CB0"/>
    <w:rsid w:val="0028523F"/>
    <w:rsid w:val="00286F33"/>
    <w:rsid w:val="00287A1D"/>
    <w:rsid w:val="00290DB0"/>
    <w:rsid w:val="00290E8E"/>
    <w:rsid w:val="00292800"/>
    <w:rsid w:val="0029454A"/>
    <w:rsid w:val="002A1C27"/>
    <w:rsid w:val="002A4368"/>
    <w:rsid w:val="002A5386"/>
    <w:rsid w:val="002A7431"/>
    <w:rsid w:val="002B014A"/>
    <w:rsid w:val="002B208F"/>
    <w:rsid w:val="002B2EDA"/>
    <w:rsid w:val="002B2F89"/>
    <w:rsid w:val="002B42B4"/>
    <w:rsid w:val="002B619D"/>
    <w:rsid w:val="002C0BE1"/>
    <w:rsid w:val="002C0C03"/>
    <w:rsid w:val="002C116D"/>
    <w:rsid w:val="002C2B27"/>
    <w:rsid w:val="002C6598"/>
    <w:rsid w:val="002C7E14"/>
    <w:rsid w:val="002D0175"/>
    <w:rsid w:val="002D0723"/>
    <w:rsid w:val="002D5CCF"/>
    <w:rsid w:val="002E0C9F"/>
    <w:rsid w:val="002E2EE2"/>
    <w:rsid w:val="00300EB3"/>
    <w:rsid w:val="00301CA0"/>
    <w:rsid w:val="00303930"/>
    <w:rsid w:val="00303BCD"/>
    <w:rsid w:val="003068FE"/>
    <w:rsid w:val="00310B5C"/>
    <w:rsid w:val="00312F56"/>
    <w:rsid w:val="00315A83"/>
    <w:rsid w:val="00317DC2"/>
    <w:rsid w:val="00317DF4"/>
    <w:rsid w:val="00323097"/>
    <w:rsid w:val="00324275"/>
    <w:rsid w:val="00325267"/>
    <w:rsid w:val="00330F8A"/>
    <w:rsid w:val="00332840"/>
    <w:rsid w:val="003343A4"/>
    <w:rsid w:val="00335329"/>
    <w:rsid w:val="003416ED"/>
    <w:rsid w:val="00342621"/>
    <w:rsid w:val="003429D5"/>
    <w:rsid w:val="00345719"/>
    <w:rsid w:val="00345E79"/>
    <w:rsid w:val="00347DF8"/>
    <w:rsid w:val="00350898"/>
    <w:rsid w:val="003537D6"/>
    <w:rsid w:val="00353CF5"/>
    <w:rsid w:val="003547CE"/>
    <w:rsid w:val="0035531E"/>
    <w:rsid w:val="003569C8"/>
    <w:rsid w:val="00356E5B"/>
    <w:rsid w:val="0036185D"/>
    <w:rsid w:val="00363740"/>
    <w:rsid w:val="00366CC4"/>
    <w:rsid w:val="00367919"/>
    <w:rsid w:val="00367D7D"/>
    <w:rsid w:val="003708D7"/>
    <w:rsid w:val="00370CC8"/>
    <w:rsid w:val="00373974"/>
    <w:rsid w:val="003756B3"/>
    <w:rsid w:val="00377847"/>
    <w:rsid w:val="00382482"/>
    <w:rsid w:val="00383DF7"/>
    <w:rsid w:val="00384BBD"/>
    <w:rsid w:val="00394EF7"/>
    <w:rsid w:val="003A0F89"/>
    <w:rsid w:val="003A0FDC"/>
    <w:rsid w:val="003A128A"/>
    <w:rsid w:val="003A336A"/>
    <w:rsid w:val="003A55C3"/>
    <w:rsid w:val="003A69D6"/>
    <w:rsid w:val="003B0A3C"/>
    <w:rsid w:val="003B0CD5"/>
    <w:rsid w:val="003B205F"/>
    <w:rsid w:val="003B3767"/>
    <w:rsid w:val="003B45BE"/>
    <w:rsid w:val="003B56CA"/>
    <w:rsid w:val="003B594B"/>
    <w:rsid w:val="003B6077"/>
    <w:rsid w:val="003C2927"/>
    <w:rsid w:val="003C2BCE"/>
    <w:rsid w:val="003C327A"/>
    <w:rsid w:val="003C610D"/>
    <w:rsid w:val="003D111A"/>
    <w:rsid w:val="003D15A7"/>
    <w:rsid w:val="003D18AA"/>
    <w:rsid w:val="003D6E86"/>
    <w:rsid w:val="003D6F01"/>
    <w:rsid w:val="003E1324"/>
    <w:rsid w:val="003E1520"/>
    <w:rsid w:val="003E15B4"/>
    <w:rsid w:val="003E2B99"/>
    <w:rsid w:val="003E2CFA"/>
    <w:rsid w:val="003E7274"/>
    <w:rsid w:val="003F255A"/>
    <w:rsid w:val="003F71A0"/>
    <w:rsid w:val="004002C9"/>
    <w:rsid w:val="004008D2"/>
    <w:rsid w:val="004012CC"/>
    <w:rsid w:val="004026D6"/>
    <w:rsid w:val="004033C1"/>
    <w:rsid w:val="00404384"/>
    <w:rsid w:val="00404395"/>
    <w:rsid w:val="004073A9"/>
    <w:rsid w:val="00407B8D"/>
    <w:rsid w:val="00410AFD"/>
    <w:rsid w:val="00411BB8"/>
    <w:rsid w:val="00415DB4"/>
    <w:rsid w:val="004160C4"/>
    <w:rsid w:val="0041790C"/>
    <w:rsid w:val="00417CCD"/>
    <w:rsid w:val="004258A4"/>
    <w:rsid w:val="004265FA"/>
    <w:rsid w:val="00426C1F"/>
    <w:rsid w:val="004272F2"/>
    <w:rsid w:val="00430FF1"/>
    <w:rsid w:val="00432AEC"/>
    <w:rsid w:val="004341FC"/>
    <w:rsid w:val="004347F0"/>
    <w:rsid w:val="0044117E"/>
    <w:rsid w:val="00441BD5"/>
    <w:rsid w:val="00441DE8"/>
    <w:rsid w:val="0044335A"/>
    <w:rsid w:val="0044395E"/>
    <w:rsid w:val="00444E56"/>
    <w:rsid w:val="00445F71"/>
    <w:rsid w:val="004469DE"/>
    <w:rsid w:val="00446D3D"/>
    <w:rsid w:val="00447233"/>
    <w:rsid w:val="004503B2"/>
    <w:rsid w:val="004505D0"/>
    <w:rsid w:val="004515D2"/>
    <w:rsid w:val="004539D0"/>
    <w:rsid w:val="00457594"/>
    <w:rsid w:val="00460653"/>
    <w:rsid w:val="00460FC8"/>
    <w:rsid w:val="00462F62"/>
    <w:rsid w:val="004634AA"/>
    <w:rsid w:val="004638D2"/>
    <w:rsid w:val="00463928"/>
    <w:rsid w:val="00467758"/>
    <w:rsid w:val="00467D60"/>
    <w:rsid w:val="0047229E"/>
    <w:rsid w:val="0047333E"/>
    <w:rsid w:val="00476754"/>
    <w:rsid w:val="00477025"/>
    <w:rsid w:val="004773B8"/>
    <w:rsid w:val="00477ECF"/>
    <w:rsid w:val="00480EA9"/>
    <w:rsid w:val="00481D14"/>
    <w:rsid w:val="00484226"/>
    <w:rsid w:val="0048432E"/>
    <w:rsid w:val="00492156"/>
    <w:rsid w:val="00492208"/>
    <w:rsid w:val="00494F36"/>
    <w:rsid w:val="004958DC"/>
    <w:rsid w:val="00495A3B"/>
    <w:rsid w:val="00495B71"/>
    <w:rsid w:val="004A21C5"/>
    <w:rsid w:val="004A390F"/>
    <w:rsid w:val="004A538F"/>
    <w:rsid w:val="004A796E"/>
    <w:rsid w:val="004A7E2A"/>
    <w:rsid w:val="004B070F"/>
    <w:rsid w:val="004B578D"/>
    <w:rsid w:val="004B625C"/>
    <w:rsid w:val="004B73DE"/>
    <w:rsid w:val="004B7755"/>
    <w:rsid w:val="004C4C7B"/>
    <w:rsid w:val="004C5124"/>
    <w:rsid w:val="004C63E2"/>
    <w:rsid w:val="004D4BC3"/>
    <w:rsid w:val="004E067C"/>
    <w:rsid w:val="004E16F5"/>
    <w:rsid w:val="004E5424"/>
    <w:rsid w:val="004E6617"/>
    <w:rsid w:val="004F0A88"/>
    <w:rsid w:val="004F167D"/>
    <w:rsid w:val="004F1878"/>
    <w:rsid w:val="004F2BE8"/>
    <w:rsid w:val="004F2ED7"/>
    <w:rsid w:val="004F31DF"/>
    <w:rsid w:val="004F375A"/>
    <w:rsid w:val="004F42F3"/>
    <w:rsid w:val="004F6721"/>
    <w:rsid w:val="0050202A"/>
    <w:rsid w:val="005054EE"/>
    <w:rsid w:val="005131B3"/>
    <w:rsid w:val="00515AF9"/>
    <w:rsid w:val="00515B78"/>
    <w:rsid w:val="00517AFA"/>
    <w:rsid w:val="00523C3D"/>
    <w:rsid w:val="00523FB9"/>
    <w:rsid w:val="005252AA"/>
    <w:rsid w:val="005267F6"/>
    <w:rsid w:val="00527C47"/>
    <w:rsid w:val="00530403"/>
    <w:rsid w:val="00533DEF"/>
    <w:rsid w:val="00534196"/>
    <w:rsid w:val="00535FC2"/>
    <w:rsid w:val="00536203"/>
    <w:rsid w:val="0053722C"/>
    <w:rsid w:val="005378AE"/>
    <w:rsid w:val="00540605"/>
    <w:rsid w:val="00543220"/>
    <w:rsid w:val="0054498C"/>
    <w:rsid w:val="00544C81"/>
    <w:rsid w:val="0054630C"/>
    <w:rsid w:val="0054647D"/>
    <w:rsid w:val="005516AC"/>
    <w:rsid w:val="00551BA6"/>
    <w:rsid w:val="00552412"/>
    <w:rsid w:val="00554196"/>
    <w:rsid w:val="00554942"/>
    <w:rsid w:val="0055774B"/>
    <w:rsid w:val="00561A4A"/>
    <w:rsid w:val="005626A9"/>
    <w:rsid w:val="00563DC8"/>
    <w:rsid w:val="005668FD"/>
    <w:rsid w:val="00567A60"/>
    <w:rsid w:val="00573FED"/>
    <w:rsid w:val="005816D4"/>
    <w:rsid w:val="005854C2"/>
    <w:rsid w:val="00587B91"/>
    <w:rsid w:val="00590844"/>
    <w:rsid w:val="005930A3"/>
    <w:rsid w:val="00593A6C"/>
    <w:rsid w:val="005976CC"/>
    <w:rsid w:val="005A2906"/>
    <w:rsid w:val="005A3024"/>
    <w:rsid w:val="005A3E63"/>
    <w:rsid w:val="005A4445"/>
    <w:rsid w:val="005A58C1"/>
    <w:rsid w:val="005A6DD4"/>
    <w:rsid w:val="005A72CA"/>
    <w:rsid w:val="005B11DC"/>
    <w:rsid w:val="005B1C3E"/>
    <w:rsid w:val="005B2C6E"/>
    <w:rsid w:val="005B45B1"/>
    <w:rsid w:val="005B5FA7"/>
    <w:rsid w:val="005C1A1B"/>
    <w:rsid w:val="005C299E"/>
    <w:rsid w:val="005C55C4"/>
    <w:rsid w:val="005C605A"/>
    <w:rsid w:val="005C7A00"/>
    <w:rsid w:val="005D0369"/>
    <w:rsid w:val="005D731D"/>
    <w:rsid w:val="005D7E00"/>
    <w:rsid w:val="005E4B07"/>
    <w:rsid w:val="005F1A60"/>
    <w:rsid w:val="005F1EF9"/>
    <w:rsid w:val="005F389C"/>
    <w:rsid w:val="005F49AB"/>
    <w:rsid w:val="005F5C66"/>
    <w:rsid w:val="005F618E"/>
    <w:rsid w:val="005F6C89"/>
    <w:rsid w:val="00602F70"/>
    <w:rsid w:val="00605C3F"/>
    <w:rsid w:val="006065AC"/>
    <w:rsid w:val="00606805"/>
    <w:rsid w:val="00606940"/>
    <w:rsid w:val="00607313"/>
    <w:rsid w:val="006076F3"/>
    <w:rsid w:val="006108AC"/>
    <w:rsid w:val="00611954"/>
    <w:rsid w:val="00613535"/>
    <w:rsid w:val="00614EBC"/>
    <w:rsid w:val="0061569D"/>
    <w:rsid w:val="00616E07"/>
    <w:rsid w:val="00617A7B"/>
    <w:rsid w:val="00617BCC"/>
    <w:rsid w:val="00620987"/>
    <w:rsid w:val="00622240"/>
    <w:rsid w:val="00623FD7"/>
    <w:rsid w:val="00625D32"/>
    <w:rsid w:val="00626EA1"/>
    <w:rsid w:val="00630544"/>
    <w:rsid w:val="00630CBA"/>
    <w:rsid w:val="00630EA9"/>
    <w:rsid w:val="00637263"/>
    <w:rsid w:val="006379EE"/>
    <w:rsid w:val="00641A92"/>
    <w:rsid w:val="00643B2A"/>
    <w:rsid w:val="00644743"/>
    <w:rsid w:val="00645FF0"/>
    <w:rsid w:val="00650654"/>
    <w:rsid w:val="006507C9"/>
    <w:rsid w:val="006514A2"/>
    <w:rsid w:val="00653BAE"/>
    <w:rsid w:val="00657F87"/>
    <w:rsid w:val="006608DD"/>
    <w:rsid w:val="00661893"/>
    <w:rsid w:val="00662899"/>
    <w:rsid w:val="00663111"/>
    <w:rsid w:val="0066566E"/>
    <w:rsid w:val="00665DFB"/>
    <w:rsid w:val="00670729"/>
    <w:rsid w:val="00673070"/>
    <w:rsid w:val="006775D7"/>
    <w:rsid w:val="00680A32"/>
    <w:rsid w:val="00681DEA"/>
    <w:rsid w:val="00682C34"/>
    <w:rsid w:val="00682D1E"/>
    <w:rsid w:val="00684DF4"/>
    <w:rsid w:val="0068594A"/>
    <w:rsid w:val="00685ED0"/>
    <w:rsid w:val="00690ACB"/>
    <w:rsid w:val="00695202"/>
    <w:rsid w:val="006969CE"/>
    <w:rsid w:val="006A0C7A"/>
    <w:rsid w:val="006A252A"/>
    <w:rsid w:val="006B3669"/>
    <w:rsid w:val="006B37A5"/>
    <w:rsid w:val="006B7C12"/>
    <w:rsid w:val="006C5818"/>
    <w:rsid w:val="006C7AA8"/>
    <w:rsid w:val="006D2D6A"/>
    <w:rsid w:val="006D3153"/>
    <w:rsid w:val="006D47F4"/>
    <w:rsid w:val="006D482A"/>
    <w:rsid w:val="006E075E"/>
    <w:rsid w:val="006E4AB4"/>
    <w:rsid w:val="006F0F81"/>
    <w:rsid w:val="006F22E2"/>
    <w:rsid w:val="006F3C9E"/>
    <w:rsid w:val="006F48A8"/>
    <w:rsid w:val="006F6025"/>
    <w:rsid w:val="0070128B"/>
    <w:rsid w:val="00703E9C"/>
    <w:rsid w:val="00703F8A"/>
    <w:rsid w:val="00706DB5"/>
    <w:rsid w:val="007078FD"/>
    <w:rsid w:val="00707EE3"/>
    <w:rsid w:val="007101A4"/>
    <w:rsid w:val="007105CE"/>
    <w:rsid w:val="00715C2E"/>
    <w:rsid w:val="0071625A"/>
    <w:rsid w:val="00716368"/>
    <w:rsid w:val="00717396"/>
    <w:rsid w:val="00717B1F"/>
    <w:rsid w:val="00723A3B"/>
    <w:rsid w:val="0072526E"/>
    <w:rsid w:val="00727902"/>
    <w:rsid w:val="007312BB"/>
    <w:rsid w:val="00731E08"/>
    <w:rsid w:val="00735CCE"/>
    <w:rsid w:val="00735EC4"/>
    <w:rsid w:val="00735FB0"/>
    <w:rsid w:val="0073656B"/>
    <w:rsid w:val="00736A0A"/>
    <w:rsid w:val="00741A37"/>
    <w:rsid w:val="00742542"/>
    <w:rsid w:val="00742E7C"/>
    <w:rsid w:val="00750120"/>
    <w:rsid w:val="00750689"/>
    <w:rsid w:val="00751393"/>
    <w:rsid w:val="00754019"/>
    <w:rsid w:val="00757E01"/>
    <w:rsid w:val="007611AB"/>
    <w:rsid w:val="00761F7C"/>
    <w:rsid w:val="00763C09"/>
    <w:rsid w:val="00767497"/>
    <w:rsid w:val="007718F4"/>
    <w:rsid w:val="00775D06"/>
    <w:rsid w:val="007760A6"/>
    <w:rsid w:val="00776D4C"/>
    <w:rsid w:val="00781EA2"/>
    <w:rsid w:val="007824EE"/>
    <w:rsid w:val="00783620"/>
    <w:rsid w:val="0078424A"/>
    <w:rsid w:val="0078434B"/>
    <w:rsid w:val="0078486B"/>
    <w:rsid w:val="00791A68"/>
    <w:rsid w:val="00793478"/>
    <w:rsid w:val="00795D30"/>
    <w:rsid w:val="00797D6B"/>
    <w:rsid w:val="007B0699"/>
    <w:rsid w:val="007B67E3"/>
    <w:rsid w:val="007B6F5E"/>
    <w:rsid w:val="007C02F1"/>
    <w:rsid w:val="007C1831"/>
    <w:rsid w:val="007C2A1D"/>
    <w:rsid w:val="007C397E"/>
    <w:rsid w:val="007C5016"/>
    <w:rsid w:val="007D0A1A"/>
    <w:rsid w:val="007D15EB"/>
    <w:rsid w:val="007D239B"/>
    <w:rsid w:val="007D4A6C"/>
    <w:rsid w:val="007D50EF"/>
    <w:rsid w:val="007D586E"/>
    <w:rsid w:val="007D5B14"/>
    <w:rsid w:val="007D751C"/>
    <w:rsid w:val="007E0365"/>
    <w:rsid w:val="007E32D0"/>
    <w:rsid w:val="007F1929"/>
    <w:rsid w:val="007F1BCE"/>
    <w:rsid w:val="007F4CFA"/>
    <w:rsid w:val="007F5FCF"/>
    <w:rsid w:val="007F6134"/>
    <w:rsid w:val="007F6516"/>
    <w:rsid w:val="007F7969"/>
    <w:rsid w:val="008001E9"/>
    <w:rsid w:val="008003F7"/>
    <w:rsid w:val="0080081B"/>
    <w:rsid w:val="00801289"/>
    <w:rsid w:val="00801E16"/>
    <w:rsid w:val="008058E1"/>
    <w:rsid w:val="00810534"/>
    <w:rsid w:val="00811BD4"/>
    <w:rsid w:val="00811D3A"/>
    <w:rsid w:val="00812CAC"/>
    <w:rsid w:val="00813127"/>
    <w:rsid w:val="00813B81"/>
    <w:rsid w:val="00814B5C"/>
    <w:rsid w:val="00814C2E"/>
    <w:rsid w:val="00817EEA"/>
    <w:rsid w:val="0082362B"/>
    <w:rsid w:val="0082513A"/>
    <w:rsid w:val="008267CE"/>
    <w:rsid w:val="0083269B"/>
    <w:rsid w:val="00832A2C"/>
    <w:rsid w:val="008334A3"/>
    <w:rsid w:val="00835D92"/>
    <w:rsid w:val="00836369"/>
    <w:rsid w:val="008374F6"/>
    <w:rsid w:val="00840D3C"/>
    <w:rsid w:val="00842697"/>
    <w:rsid w:val="00843907"/>
    <w:rsid w:val="00844236"/>
    <w:rsid w:val="008443F2"/>
    <w:rsid w:val="00846DBD"/>
    <w:rsid w:val="00853A9C"/>
    <w:rsid w:val="00855728"/>
    <w:rsid w:val="00855F24"/>
    <w:rsid w:val="00856484"/>
    <w:rsid w:val="008576A0"/>
    <w:rsid w:val="00857DC3"/>
    <w:rsid w:val="008607BE"/>
    <w:rsid w:val="00860B96"/>
    <w:rsid w:val="008642A9"/>
    <w:rsid w:val="008644C2"/>
    <w:rsid w:val="008701EA"/>
    <w:rsid w:val="00870641"/>
    <w:rsid w:val="00873F8D"/>
    <w:rsid w:val="00877967"/>
    <w:rsid w:val="00880007"/>
    <w:rsid w:val="00881514"/>
    <w:rsid w:val="008818A8"/>
    <w:rsid w:val="00881DC9"/>
    <w:rsid w:val="008823E3"/>
    <w:rsid w:val="008866C8"/>
    <w:rsid w:val="0088691D"/>
    <w:rsid w:val="00887CD1"/>
    <w:rsid w:val="0089339A"/>
    <w:rsid w:val="00895AE5"/>
    <w:rsid w:val="008A2826"/>
    <w:rsid w:val="008A2A4F"/>
    <w:rsid w:val="008A3A5D"/>
    <w:rsid w:val="008B0A5A"/>
    <w:rsid w:val="008B22CC"/>
    <w:rsid w:val="008B2485"/>
    <w:rsid w:val="008B4B95"/>
    <w:rsid w:val="008B4D44"/>
    <w:rsid w:val="008B502D"/>
    <w:rsid w:val="008C3D18"/>
    <w:rsid w:val="008C3EA6"/>
    <w:rsid w:val="008C6F27"/>
    <w:rsid w:val="008D00B3"/>
    <w:rsid w:val="008D1722"/>
    <w:rsid w:val="008D20ED"/>
    <w:rsid w:val="008D5988"/>
    <w:rsid w:val="008E12D1"/>
    <w:rsid w:val="008E226B"/>
    <w:rsid w:val="008E692A"/>
    <w:rsid w:val="008F0AD9"/>
    <w:rsid w:val="008F517E"/>
    <w:rsid w:val="008F5986"/>
    <w:rsid w:val="008F624D"/>
    <w:rsid w:val="008F6484"/>
    <w:rsid w:val="008F72FD"/>
    <w:rsid w:val="009054DF"/>
    <w:rsid w:val="00905569"/>
    <w:rsid w:val="009063BE"/>
    <w:rsid w:val="0091349B"/>
    <w:rsid w:val="009138E6"/>
    <w:rsid w:val="00914B8D"/>
    <w:rsid w:val="00914BB0"/>
    <w:rsid w:val="00915BCF"/>
    <w:rsid w:val="00921F08"/>
    <w:rsid w:val="009223A6"/>
    <w:rsid w:val="009230A3"/>
    <w:rsid w:val="009248A5"/>
    <w:rsid w:val="00925735"/>
    <w:rsid w:val="0092581E"/>
    <w:rsid w:val="00925B68"/>
    <w:rsid w:val="0092784C"/>
    <w:rsid w:val="00927C92"/>
    <w:rsid w:val="0093228A"/>
    <w:rsid w:val="00932301"/>
    <w:rsid w:val="009325BE"/>
    <w:rsid w:val="00932F36"/>
    <w:rsid w:val="009355FB"/>
    <w:rsid w:val="00941AF9"/>
    <w:rsid w:val="00943821"/>
    <w:rsid w:val="00950695"/>
    <w:rsid w:val="00952A78"/>
    <w:rsid w:val="009531E7"/>
    <w:rsid w:val="00953F3F"/>
    <w:rsid w:val="00955A19"/>
    <w:rsid w:val="00957F58"/>
    <w:rsid w:val="00963474"/>
    <w:rsid w:val="0096387E"/>
    <w:rsid w:val="009638A3"/>
    <w:rsid w:val="00964757"/>
    <w:rsid w:val="00965DBE"/>
    <w:rsid w:val="00965E06"/>
    <w:rsid w:val="00966F54"/>
    <w:rsid w:val="00970127"/>
    <w:rsid w:val="00972136"/>
    <w:rsid w:val="00977D18"/>
    <w:rsid w:val="009806ED"/>
    <w:rsid w:val="009825D5"/>
    <w:rsid w:val="00982E70"/>
    <w:rsid w:val="00983875"/>
    <w:rsid w:val="00984915"/>
    <w:rsid w:val="0099055F"/>
    <w:rsid w:val="00991703"/>
    <w:rsid w:val="00993CEA"/>
    <w:rsid w:val="0099435A"/>
    <w:rsid w:val="009944F1"/>
    <w:rsid w:val="0099517E"/>
    <w:rsid w:val="009953FD"/>
    <w:rsid w:val="009A0D24"/>
    <w:rsid w:val="009A50AE"/>
    <w:rsid w:val="009B2246"/>
    <w:rsid w:val="009B4B22"/>
    <w:rsid w:val="009B51AF"/>
    <w:rsid w:val="009B5534"/>
    <w:rsid w:val="009C03D7"/>
    <w:rsid w:val="009C05FF"/>
    <w:rsid w:val="009C4FAD"/>
    <w:rsid w:val="009C79DB"/>
    <w:rsid w:val="009D055F"/>
    <w:rsid w:val="009D3CA3"/>
    <w:rsid w:val="009D508A"/>
    <w:rsid w:val="009E0D82"/>
    <w:rsid w:val="009E1E6C"/>
    <w:rsid w:val="009E3702"/>
    <w:rsid w:val="009E6783"/>
    <w:rsid w:val="009F2C72"/>
    <w:rsid w:val="009F3437"/>
    <w:rsid w:val="009F4463"/>
    <w:rsid w:val="009F65DA"/>
    <w:rsid w:val="009F7BBE"/>
    <w:rsid w:val="00A01156"/>
    <w:rsid w:val="00A011F3"/>
    <w:rsid w:val="00A02DD4"/>
    <w:rsid w:val="00A04BB9"/>
    <w:rsid w:val="00A0531F"/>
    <w:rsid w:val="00A06340"/>
    <w:rsid w:val="00A07711"/>
    <w:rsid w:val="00A1206D"/>
    <w:rsid w:val="00A12665"/>
    <w:rsid w:val="00A21FC0"/>
    <w:rsid w:val="00A24FDF"/>
    <w:rsid w:val="00A25A3F"/>
    <w:rsid w:val="00A268B5"/>
    <w:rsid w:val="00A3233F"/>
    <w:rsid w:val="00A3255D"/>
    <w:rsid w:val="00A32AE4"/>
    <w:rsid w:val="00A33D12"/>
    <w:rsid w:val="00A36681"/>
    <w:rsid w:val="00A4675F"/>
    <w:rsid w:val="00A47B51"/>
    <w:rsid w:val="00A52CBE"/>
    <w:rsid w:val="00A53470"/>
    <w:rsid w:val="00A54F86"/>
    <w:rsid w:val="00A55FDB"/>
    <w:rsid w:val="00A56141"/>
    <w:rsid w:val="00A564F0"/>
    <w:rsid w:val="00A568CB"/>
    <w:rsid w:val="00A60464"/>
    <w:rsid w:val="00A60508"/>
    <w:rsid w:val="00A60A99"/>
    <w:rsid w:val="00A60D97"/>
    <w:rsid w:val="00A615DD"/>
    <w:rsid w:val="00A63884"/>
    <w:rsid w:val="00A6605C"/>
    <w:rsid w:val="00A6645A"/>
    <w:rsid w:val="00A66736"/>
    <w:rsid w:val="00A71ADA"/>
    <w:rsid w:val="00A73B4D"/>
    <w:rsid w:val="00A74779"/>
    <w:rsid w:val="00A77026"/>
    <w:rsid w:val="00A77B94"/>
    <w:rsid w:val="00A81D25"/>
    <w:rsid w:val="00A83511"/>
    <w:rsid w:val="00A84D5E"/>
    <w:rsid w:val="00A85A8C"/>
    <w:rsid w:val="00A85F25"/>
    <w:rsid w:val="00A8741C"/>
    <w:rsid w:val="00A92B09"/>
    <w:rsid w:val="00A9436E"/>
    <w:rsid w:val="00A94B02"/>
    <w:rsid w:val="00A95478"/>
    <w:rsid w:val="00A963CD"/>
    <w:rsid w:val="00A9716B"/>
    <w:rsid w:val="00A97D27"/>
    <w:rsid w:val="00AA2305"/>
    <w:rsid w:val="00AA2313"/>
    <w:rsid w:val="00AA5510"/>
    <w:rsid w:val="00AA56A5"/>
    <w:rsid w:val="00AA5E6E"/>
    <w:rsid w:val="00AA5EA4"/>
    <w:rsid w:val="00AA78AE"/>
    <w:rsid w:val="00AB1C5F"/>
    <w:rsid w:val="00AB3878"/>
    <w:rsid w:val="00AB5228"/>
    <w:rsid w:val="00AC214E"/>
    <w:rsid w:val="00AC34FB"/>
    <w:rsid w:val="00AC56A1"/>
    <w:rsid w:val="00AC6606"/>
    <w:rsid w:val="00AC796A"/>
    <w:rsid w:val="00AD67A0"/>
    <w:rsid w:val="00AD6D2A"/>
    <w:rsid w:val="00AE0398"/>
    <w:rsid w:val="00AE36D5"/>
    <w:rsid w:val="00AE646B"/>
    <w:rsid w:val="00AE7EA9"/>
    <w:rsid w:val="00AF2A83"/>
    <w:rsid w:val="00AF3C47"/>
    <w:rsid w:val="00AF5086"/>
    <w:rsid w:val="00AF536A"/>
    <w:rsid w:val="00AF6D24"/>
    <w:rsid w:val="00B025CE"/>
    <w:rsid w:val="00B04F47"/>
    <w:rsid w:val="00B05593"/>
    <w:rsid w:val="00B05C6F"/>
    <w:rsid w:val="00B06D25"/>
    <w:rsid w:val="00B07B6B"/>
    <w:rsid w:val="00B10CDA"/>
    <w:rsid w:val="00B11D2C"/>
    <w:rsid w:val="00B13A36"/>
    <w:rsid w:val="00B13B8B"/>
    <w:rsid w:val="00B158A7"/>
    <w:rsid w:val="00B159B3"/>
    <w:rsid w:val="00B15A81"/>
    <w:rsid w:val="00B16B94"/>
    <w:rsid w:val="00B20964"/>
    <w:rsid w:val="00B212FA"/>
    <w:rsid w:val="00B239AF"/>
    <w:rsid w:val="00B24751"/>
    <w:rsid w:val="00B24F2F"/>
    <w:rsid w:val="00B2539C"/>
    <w:rsid w:val="00B26720"/>
    <w:rsid w:val="00B26F6F"/>
    <w:rsid w:val="00B27EA8"/>
    <w:rsid w:val="00B315B1"/>
    <w:rsid w:val="00B32295"/>
    <w:rsid w:val="00B373AC"/>
    <w:rsid w:val="00B40CC9"/>
    <w:rsid w:val="00B45678"/>
    <w:rsid w:val="00B50630"/>
    <w:rsid w:val="00B50AFB"/>
    <w:rsid w:val="00B54EDF"/>
    <w:rsid w:val="00B609CE"/>
    <w:rsid w:val="00B618B3"/>
    <w:rsid w:val="00B624FA"/>
    <w:rsid w:val="00B6344F"/>
    <w:rsid w:val="00B63A64"/>
    <w:rsid w:val="00B65179"/>
    <w:rsid w:val="00B708EF"/>
    <w:rsid w:val="00B72693"/>
    <w:rsid w:val="00B727CE"/>
    <w:rsid w:val="00B72811"/>
    <w:rsid w:val="00B72B2A"/>
    <w:rsid w:val="00B75CAC"/>
    <w:rsid w:val="00B7634F"/>
    <w:rsid w:val="00B80DE7"/>
    <w:rsid w:val="00B81AD1"/>
    <w:rsid w:val="00B84F0D"/>
    <w:rsid w:val="00B911B7"/>
    <w:rsid w:val="00B92D71"/>
    <w:rsid w:val="00B948FB"/>
    <w:rsid w:val="00B977C7"/>
    <w:rsid w:val="00BA0A84"/>
    <w:rsid w:val="00BA10AA"/>
    <w:rsid w:val="00BA272A"/>
    <w:rsid w:val="00BA2EE9"/>
    <w:rsid w:val="00BA33A5"/>
    <w:rsid w:val="00BA4BAE"/>
    <w:rsid w:val="00BA5FFA"/>
    <w:rsid w:val="00BA622B"/>
    <w:rsid w:val="00BA75A8"/>
    <w:rsid w:val="00BB20F5"/>
    <w:rsid w:val="00BB3C71"/>
    <w:rsid w:val="00BB41FF"/>
    <w:rsid w:val="00BC5927"/>
    <w:rsid w:val="00BD0CDF"/>
    <w:rsid w:val="00BD0EE0"/>
    <w:rsid w:val="00BD1B7E"/>
    <w:rsid w:val="00BD3083"/>
    <w:rsid w:val="00BD7867"/>
    <w:rsid w:val="00BD7964"/>
    <w:rsid w:val="00BE14AA"/>
    <w:rsid w:val="00BE53E9"/>
    <w:rsid w:val="00BE54A2"/>
    <w:rsid w:val="00BF020A"/>
    <w:rsid w:val="00BF090F"/>
    <w:rsid w:val="00BF235E"/>
    <w:rsid w:val="00BF25E9"/>
    <w:rsid w:val="00BF3E26"/>
    <w:rsid w:val="00BF5C28"/>
    <w:rsid w:val="00BF7515"/>
    <w:rsid w:val="00BF758B"/>
    <w:rsid w:val="00BF75FD"/>
    <w:rsid w:val="00C0046A"/>
    <w:rsid w:val="00C07134"/>
    <w:rsid w:val="00C0746B"/>
    <w:rsid w:val="00C11B47"/>
    <w:rsid w:val="00C122A2"/>
    <w:rsid w:val="00C128B2"/>
    <w:rsid w:val="00C13252"/>
    <w:rsid w:val="00C13D9A"/>
    <w:rsid w:val="00C145F0"/>
    <w:rsid w:val="00C152D4"/>
    <w:rsid w:val="00C1564B"/>
    <w:rsid w:val="00C16980"/>
    <w:rsid w:val="00C22C40"/>
    <w:rsid w:val="00C23F7F"/>
    <w:rsid w:val="00C24AF6"/>
    <w:rsid w:val="00C2741B"/>
    <w:rsid w:val="00C27884"/>
    <w:rsid w:val="00C27A21"/>
    <w:rsid w:val="00C27B8D"/>
    <w:rsid w:val="00C27CC5"/>
    <w:rsid w:val="00C30DAB"/>
    <w:rsid w:val="00C41D6B"/>
    <w:rsid w:val="00C41DF0"/>
    <w:rsid w:val="00C42E95"/>
    <w:rsid w:val="00C43B47"/>
    <w:rsid w:val="00C44227"/>
    <w:rsid w:val="00C45542"/>
    <w:rsid w:val="00C570E0"/>
    <w:rsid w:val="00C57647"/>
    <w:rsid w:val="00C6047A"/>
    <w:rsid w:val="00C62DBA"/>
    <w:rsid w:val="00C63CF7"/>
    <w:rsid w:val="00C64CA1"/>
    <w:rsid w:val="00C65BB5"/>
    <w:rsid w:val="00C66911"/>
    <w:rsid w:val="00C66959"/>
    <w:rsid w:val="00C71A43"/>
    <w:rsid w:val="00C71EBD"/>
    <w:rsid w:val="00C759B7"/>
    <w:rsid w:val="00C76EE3"/>
    <w:rsid w:val="00C77601"/>
    <w:rsid w:val="00C813C2"/>
    <w:rsid w:val="00C82074"/>
    <w:rsid w:val="00C85AB2"/>
    <w:rsid w:val="00C86CAD"/>
    <w:rsid w:val="00C9053A"/>
    <w:rsid w:val="00C90961"/>
    <w:rsid w:val="00C917A1"/>
    <w:rsid w:val="00C97087"/>
    <w:rsid w:val="00CA0CF4"/>
    <w:rsid w:val="00CA0FCB"/>
    <w:rsid w:val="00CA154C"/>
    <w:rsid w:val="00CA2BB1"/>
    <w:rsid w:val="00CA2E6D"/>
    <w:rsid w:val="00CA6624"/>
    <w:rsid w:val="00CA675E"/>
    <w:rsid w:val="00CA7E36"/>
    <w:rsid w:val="00CB10BF"/>
    <w:rsid w:val="00CB23A9"/>
    <w:rsid w:val="00CB32DB"/>
    <w:rsid w:val="00CB593F"/>
    <w:rsid w:val="00CB65EF"/>
    <w:rsid w:val="00CC28C0"/>
    <w:rsid w:val="00CC2D78"/>
    <w:rsid w:val="00CC3EBD"/>
    <w:rsid w:val="00CC4D9B"/>
    <w:rsid w:val="00CC5D8A"/>
    <w:rsid w:val="00CD1AA4"/>
    <w:rsid w:val="00CD2117"/>
    <w:rsid w:val="00CD3158"/>
    <w:rsid w:val="00CD530A"/>
    <w:rsid w:val="00CE03BF"/>
    <w:rsid w:val="00CE0577"/>
    <w:rsid w:val="00CE0C22"/>
    <w:rsid w:val="00CE1540"/>
    <w:rsid w:val="00CE3D28"/>
    <w:rsid w:val="00CE414D"/>
    <w:rsid w:val="00CE55D4"/>
    <w:rsid w:val="00CF1736"/>
    <w:rsid w:val="00CF1EE9"/>
    <w:rsid w:val="00CF2E1F"/>
    <w:rsid w:val="00CF3C0B"/>
    <w:rsid w:val="00CF4046"/>
    <w:rsid w:val="00CF567E"/>
    <w:rsid w:val="00CF7612"/>
    <w:rsid w:val="00D01FCA"/>
    <w:rsid w:val="00D022FF"/>
    <w:rsid w:val="00D05677"/>
    <w:rsid w:val="00D058A5"/>
    <w:rsid w:val="00D07EA6"/>
    <w:rsid w:val="00D1067F"/>
    <w:rsid w:val="00D163F2"/>
    <w:rsid w:val="00D16708"/>
    <w:rsid w:val="00D1726D"/>
    <w:rsid w:val="00D208E6"/>
    <w:rsid w:val="00D2344E"/>
    <w:rsid w:val="00D242F9"/>
    <w:rsid w:val="00D26862"/>
    <w:rsid w:val="00D27213"/>
    <w:rsid w:val="00D279F8"/>
    <w:rsid w:val="00D31CDF"/>
    <w:rsid w:val="00D328C2"/>
    <w:rsid w:val="00D3490A"/>
    <w:rsid w:val="00D34A19"/>
    <w:rsid w:val="00D35B15"/>
    <w:rsid w:val="00D36522"/>
    <w:rsid w:val="00D36B34"/>
    <w:rsid w:val="00D3711E"/>
    <w:rsid w:val="00D37FD5"/>
    <w:rsid w:val="00D37FFB"/>
    <w:rsid w:val="00D4095C"/>
    <w:rsid w:val="00D41A48"/>
    <w:rsid w:val="00D42A8D"/>
    <w:rsid w:val="00D42B46"/>
    <w:rsid w:val="00D4669C"/>
    <w:rsid w:val="00D47561"/>
    <w:rsid w:val="00D50C51"/>
    <w:rsid w:val="00D5265F"/>
    <w:rsid w:val="00D53FE9"/>
    <w:rsid w:val="00D54120"/>
    <w:rsid w:val="00D65893"/>
    <w:rsid w:val="00D67F48"/>
    <w:rsid w:val="00D7036F"/>
    <w:rsid w:val="00D70CE6"/>
    <w:rsid w:val="00D70D99"/>
    <w:rsid w:val="00D72ED7"/>
    <w:rsid w:val="00D73E8B"/>
    <w:rsid w:val="00D75E41"/>
    <w:rsid w:val="00D76AD9"/>
    <w:rsid w:val="00D7781F"/>
    <w:rsid w:val="00D81DCA"/>
    <w:rsid w:val="00D8550A"/>
    <w:rsid w:val="00D85E23"/>
    <w:rsid w:val="00D860AB"/>
    <w:rsid w:val="00D8724A"/>
    <w:rsid w:val="00D878D7"/>
    <w:rsid w:val="00D92888"/>
    <w:rsid w:val="00D93779"/>
    <w:rsid w:val="00D961E2"/>
    <w:rsid w:val="00D97F91"/>
    <w:rsid w:val="00DA2596"/>
    <w:rsid w:val="00DA2DB0"/>
    <w:rsid w:val="00DA4472"/>
    <w:rsid w:val="00DA4F3D"/>
    <w:rsid w:val="00DB454E"/>
    <w:rsid w:val="00DB4E25"/>
    <w:rsid w:val="00DB74AF"/>
    <w:rsid w:val="00DD0D85"/>
    <w:rsid w:val="00DD388F"/>
    <w:rsid w:val="00DD6877"/>
    <w:rsid w:val="00DE1AAB"/>
    <w:rsid w:val="00DE257E"/>
    <w:rsid w:val="00DE25BA"/>
    <w:rsid w:val="00DE2D31"/>
    <w:rsid w:val="00DE31EA"/>
    <w:rsid w:val="00DE54F2"/>
    <w:rsid w:val="00DE553A"/>
    <w:rsid w:val="00DE5CAD"/>
    <w:rsid w:val="00DE5FEF"/>
    <w:rsid w:val="00DE74FF"/>
    <w:rsid w:val="00DF0D70"/>
    <w:rsid w:val="00DF0D73"/>
    <w:rsid w:val="00DF30E2"/>
    <w:rsid w:val="00DF5A7D"/>
    <w:rsid w:val="00E00420"/>
    <w:rsid w:val="00E02680"/>
    <w:rsid w:val="00E03510"/>
    <w:rsid w:val="00E065D2"/>
    <w:rsid w:val="00E1412B"/>
    <w:rsid w:val="00E20A0D"/>
    <w:rsid w:val="00E22234"/>
    <w:rsid w:val="00E2373D"/>
    <w:rsid w:val="00E251CF"/>
    <w:rsid w:val="00E259B1"/>
    <w:rsid w:val="00E30E95"/>
    <w:rsid w:val="00E34DD6"/>
    <w:rsid w:val="00E35D7C"/>
    <w:rsid w:val="00E363D5"/>
    <w:rsid w:val="00E400FA"/>
    <w:rsid w:val="00E410D4"/>
    <w:rsid w:val="00E42138"/>
    <w:rsid w:val="00E4354F"/>
    <w:rsid w:val="00E456A5"/>
    <w:rsid w:val="00E47263"/>
    <w:rsid w:val="00E47C12"/>
    <w:rsid w:val="00E47FA5"/>
    <w:rsid w:val="00E60386"/>
    <w:rsid w:val="00E62483"/>
    <w:rsid w:val="00E62E7E"/>
    <w:rsid w:val="00E63BCA"/>
    <w:rsid w:val="00E64F57"/>
    <w:rsid w:val="00E67458"/>
    <w:rsid w:val="00E7212E"/>
    <w:rsid w:val="00E7241E"/>
    <w:rsid w:val="00E740A9"/>
    <w:rsid w:val="00E762AA"/>
    <w:rsid w:val="00E80D11"/>
    <w:rsid w:val="00E83176"/>
    <w:rsid w:val="00E85327"/>
    <w:rsid w:val="00E8584C"/>
    <w:rsid w:val="00E86660"/>
    <w:rsid w:val="00E87D9B"/>
    <w:rsid w:val="00E90BC4"/>
    <w:rsid w:val="00E913F4"/>
    <w:rsid w:val="00E92EAA"/>
    <w:rsid w:val="00E93133"/>
    <w:rsid w:val="00E95379"/>
    <w:rsid w:val="00E95731"/>
    <w:rsid w:val="00E97ABA"/>
    <w:rsid w:val="00EA1DE4"/>
    <w:rsid w:val="00EA66C0"/>
    <w:rsid w:val="00EB450E"/>
    <w:rsid w:val="00EC4563"/>
    <w:rsid w:val="00ED03E6"/>
    <w:rsid w:val="00ED14A7"/>
    <w:rsid w:val="00ED4360"/>
    <w:rsid w:val="00EE5166"/>
    <w:rsid w:val="00EE6C82"/>
    <w:rsid w:val="00EF0647"/>
    <w:rsid w:val="00EF1D69"/>
    <w:rsid w:val="00EF3FEB"/>
    <w:rsid w:val="00EF498F"/>
    <w:rsid w:val="00EF77E4"/>
    <w:rsid w:val="00F004C2"/>
    <w:rsid w:val="00F0110F"/>
    <w:rsid w:val="00F024EE"/>
    <w:rsid w:val="00F04F51"/>
    <w:rsid w:val="00F055B9"/>
    <w:rsid w:val="00F05F58"/>
    <w:rsid w:val="00F06EB3"/>
    <w:rsid w:val="00F07ADB"/>
    <w:rsid w:val="00F10823"/>
    <w:rsid w:val="00F11F89"/>
    <w:rsid w:val="00F133F3"/>
    <w:rsid w:val="00F13BC1"/>
    <w:rsid w:val="00F16D95"/>
    <w:rsid w:val="00F177E6"/>
    <w:rsid w:val="00F21BA6"/>
    <w:rsid w:val="00F220BD"/>
    <w:rsid w:val="00F22DE4"/>
    <w:rsid w:val="00F23285"/>
    <w:rsid w:val="00F24508"/>
    <w:rsid w:val="00F24CC6"/>
    <w:rsid w:val="00F250DF"/>
    <w:rsid w:val="00F273DF"/>
    <w:rsid w:val="00F3079A"/>
    <w:rsid w:val="00F31057"/>
    <w:rsid w:val="00F31060"/>
    <w:rsid w:val="00F3200E"/>
    <w:rsid w:val="00F32126"/>
    <w:rsid w:val="00F32D6B"/>
    <w:rsid w:val="00F410D2"/>
    <w:rsid w:val="00F41457"/>
    <w:rsid w:val="00F41DB1"/>
    <w:rsid w:val="00F429FB"/>
    <w:rsid w:val="00F4423C"/>
    <w:rsid w:val="00F45702"/>
    <w:rsid w:val="00F4652F"/>
    <w:rsid w:val="00F4676D"/>
    <w:rsid w:val="00F50B19"/>
    <w:rsid w:val="00F52438"/>
    <w:rsid w:val="00F54191"/>
    <w:rsid w:val="00F541F2"/>
    <w:rsid w:val="00F55CE6"/>
    <w:rsid w:val="00F56753"/>
    <w:rsid w:val="00F5759A"/>
    <w:rsid w:val="00F579EC"/>
    <w:rsid w:val="00F57E34"/>
    <w:rsid w:val="00F6199E"/>
    <w:rsid w:val="00F637E3"/>
    <w:rsid w:val="00F6404B"/>
    <w:rsid w:val="00F66191"/>
    <w:rsid w:val="00F71C53"/>
    <w:rsid w:val="00F73D39"/>
    <w:rsid w:val="00F75032"/>
    <w:rsid w:val="00F75428"/>
    <w:rsid w:val="00F763FF"/>
    <w:rsid w:val="00F802C3"/>
    <w:rsid w:val="00F81BB4"/>
    <w:rsid w:val="00F83C1B"/>
    <w:rsid w:val="00F85791"/>
    <w:rsid w:val="00F85CDC"/>
    <w:rsid w:val="00F91CE8"/>
    <w:rsid w:val="00F9472D"/>
    <w:rsid w:val="00F951C1"/>
    <w:rsid w:val="00F95326"/>
    <w:rsid w:val="00F96609"/>
    <w:rsid w:val="00FA0AB4"/>
    <w:rsid w:val="00FA1134"/>
    <w:rsid w:val="00FA316A"/>
    <w:rsid w:val="00FA32DD"/>
    <w:rsid w:val="00FA7DAC"/>
    <w:rsid w:val="00FB0826"/>
    <w:rsid w:val="00FB6836"/>
    <w:rsid w:val="00FB69A2"/>
    <w:rsid w:val="00FB6D3A"/>
    <w:rsid w:val="00FB7CB6"/>
    <w:rsid w:val="00FC0DB3"/>
    <w:rsid w:val="00FC19D6"/>
    <w:rsid w:val="00FD1A46"/>
    <w:rsid w:val="00FD1E83"/>
    <w:rsid w:val="00FD33D4"/>
    <w:rsid w:val="00FD45C6"/>
    <w:rsid w:val="00FD4C6D"/>
    <w:rsid w:val="00FD5A5B"/>
    <w:rsid w:val="00FE323A"/>
    <w:rsid w:val="00FF0B55"/>
    <w:rsid w:val="00FF4B84"/>
    <w:rsid w:val="00FF5220"/>
    <w:rsid w:val="00FF6510"/>
    <w:rsid w:val="00FF6925"/>
    <w:rsid w:val="00FF6FE6"/>
    <w:rsid w:val="11E16AD1"/>
    <w:rsid w:val="409CF2E3"/>
    <w:rsid w:val="73AE8B9B"/>
    <w:rsid w:val="74F819F0"/>
    <w:rsid w:val="780741E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CA539"/>
  <w15:chartTrackingRefBased/>
  <w15:docId w15:val="{F52B0854-2C65-49CF-A7F8-2A2C29A25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5A81"/>
    <w:rPr>
      <w:color w:val="0000FF"/>
      <w:u w:val="single"/>
    </w:rPr>
  </w:style>
  <w:style w:type="character" w:customStyle="1" w:styleId="apple-converted-space">
    <w:name w:val="apple-converted-space"/>
    <w:rsid w:val="00984915"/>
  </w:style>
  <w:style w:type="paragraph" w:customStyle="1" w:styleId="paragraph">
    <w:name w:val="paragraph"/>
    <w:basedOn w:val="Normal"/>
    <w:rsid w:val="004F42F3"/>
    <w:pPr>
      <w:spacing w:before="100" w:beforeAutospacing="1" w:after="100" w:afterAutospacing="1"/>
    </w:pPr>
    <w:rPr>
      <w:lang w:val="en-GB" w:eastAsia="en-GB"/>
    </w:rPr>
  </w:style>
  <w:style w:type="character" w:customStyle="1" w:styleId="normaltextrun">
    <w:name w:val="normaltextrun"/>
    <w:rsid w:val="004F42F3"/>
  </w:style>
  <w:style w:type="character" w:customStyle="1" w:styleId="eop">
    <w:name w:val="eop"/>
    <w:rsid w:val="004F42F3"/>
  </w:style>
  <w:style w:type="paragraph" w:styleId="Revision">
    <w:name w:val="Revision"/>
    <w:hidden/>
    <w:uiPriority w:val="99"/>
    <w:semiHidden/>
    <w:rsid w:val="00045D50"/>
    <w:rPr>
      <w:sz w:val="24"/>
      <w:szCs w:val="24"/>
      <w:lang w:val="en-US" w:eastAsia="en-US"/>
    </w:rPr>
  </w:style>
  <w:style w:type="character" w:styleId="CommentReference">
    <w:name w:val="annotation reference"/>
    <w:uiPriority w:val="99"/>
    <w:semiHidden/>
    <w:unhideWhenUsed/>
    <w:rsid w:val="00045D50"/>
    <w:rPr>
      <w:sz w:val="16"/>
      <w:szCs w:val="16"/>
    </w:rPr>
  </w:style>
  <w:style w:type="paragraph" w:styleId="CommentText">
    <w:name w:val="annotation text"/>
    <w:basedOn w:val="Normal"/>
    <w:link w:val="CommentTextChar"/>
    <w:uiPriority w:val="99"/>
    <w:unhideWhenUsed/>
    <w:rsid w:val="00045D50"/>
    <w:rPr>
      <w:sz w:val="20"/>
      <w:szCs w:val="20"/>
    </w:rPr>
  </w:style>
  <w:style w:type="character" w:customStyle="1" w:styleId="CommentTextChar">
    <w:name w:val="Comment Text Char"/>
    <w:link w:val="CommentText"/>
    <w:uiPriority w:val="99"/>
    <w:rsid w:val="00045D50"/>
    <w:rPr>
      <w:lang w:val="en-US" w:eastAsia="en-US"/>
    </w:rPr>
  </w:style>
  <w:style w:type="paragraph" w:styleId="CommentSubject">
    <w:name w:val="annotation subject"/>
    <w:basedOn w:val="CommentText"/>
    <w:next w:val="CommentText"/>
    <w:link w:val="CommentSubjectChar"/>
    <w:uiPriority w:val="99"/>
    <w:semiHidden/>
    <w:unhideWhenUsed/>
    <w:rsid w:val="00045D50"/>
    <w:rPr>
      <w:b/>
      <w:bCs/>
    </w:rPr>
  </w:style>
  <w:style w:type="character" w:customStyle="1" w:styleId="CommentSubjectChar">
    <w:name w:val="Comment Subject Char"/>
    <w:link w:val="CommentSubject"/>
    <w:uiPriority w:val="99"/>
    <w:semiHidden/>
    <w:rsid w:val="00045D50"/>
    <w:rPr>
      <w:b/>
      <w:bCs/>
      <w:lang w:val="en-US" w:eastAsia="en-US"/>
    </w:rPr>
  </w:style>
  <w:style w:type="paragraph" w:customStyle="1" w:styleId="pf0">
    <w:name w:val="pf0"/>
    <w:basedOn w:val="Normal"/>
    <w:rsid w:val="00617A7B"/>
    <w:pPr>
      <w:spacing w:before="100" w:beforeAutospacing="1" w:after="100" w:afterAutospacing="1"/>
    </w:pPr>
    <w:rPr>
      <w:lang w:val="en-GB" w:eastAsia="en-GB"/>
    </w:rPr>
  </w:style>
  <w:style w:type="character" w:customStyle="1" w:styleId="cf01">
    <w:name w:val="cf01"/>
    <w:rsid w:val="00617A7B"/>
    <w:rPr>
      <w:rFonts w:ascii="Segoe UI" w:hAnsi="Segoe UI" w:cs="Segoe UI" w:hint="default"/>
      <w:sz w:val="18"/>
      <w:szCs w:val="18"/>
    </w:rPr>
  </w:style>
  <w:style w:type="character" w:customStyle="1" w:styleId="cf11">
    <w:name w:val="cf11"/>
    <w:rsid w:val="00617A7B"/>
    <w:rPr>
      <w:rFonts w:ascii="Segoe UI" w:hAnsi="Segoe UI" w:cs="Segoe UI" w:hint="default"/>
      <w:b/>
      <w:bCs/>
      <w:sz w:val="18"/>
      <w:szCs w:val="18"/>
    </w:rPr>
  </w:style>
  <w:style w:type="character" w:styleId="Mention">
    <w:name w:val="Mention"/>
    <w:basedOn w:val="DefaultParagraphFont"/>
    <w:uiPriority w:val="99"/>
    <w:unhideWhenUsed/>
    <w:rsid w:val="00F13BC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501">
      <w:bodyDiv w:val="1"/>
      <w:marLeft w:val="0"/>
      <w:marRight w:val="0"/>
      <w:marTop w:val="0"/>
      <w:marBottom w:val="0"/>
      <w:divBdr>
        <w:top w:val="none" w:sz="0" w:space="0" w:color="auto"/>
        <w:left w:val="none" w:sz="0" w:space="0" w:color="auto"/>
        <w:bottom w:val="none" w:sz="0" w:space="0" w:color="auto"/>
        <w:right w:val="none" w:sz="0" w:space="0" w:color="auto"/>
      </w:divBdr>
    </w:div>
    <w:div w:id="470368027">
      <w:bodyDiv w:val="1"/>
      <w:marLeft w:val="0"/>
      <w:marRight w:val="0"/>
      <w:marTop w:val="0"/>
      <w:marBottom w:val="0"/>
      <w:divBdr>
        <w:top w:val="none" w:sz="0" w:space="0" w:color="auto"/>
        <w:left w:val="none" w:sz="0" w:space="0" w:color="auto"/>
        <w:bottom w:val="none" w:sz="0" w:space="0" w:color="auto"/>
        <w:right w:val="none" w:sz="0" w:space="0" w:color="auto"/>
      </w:divBdr>
    </w:div>
    <w:div w:id="726302408">
      <w:bodyDiv w:val="1"/>
      <w:marLeft w:val="0"/>
      <w:marRight w:val="0"/>
      <w:marTop w:val="0"/>
      <w:marBottom w:val="0"/>
      <w:divBdr>
        <w:top w:val="none" w:sz="0" w:space="0" w:color="auto"/>
        <w:left w:val="none" w:sz="0" w:space="0" w:color="auto"/>
        <w:bottom w:val="none" w:sz="0" w:space="0" w:color="auto"/>
        <w:right w:val="none" w:sz="0" w:space="0" w:color="auto"/>
      </w:divBdr>
    </w:div>
    <w:div w:id="942568197">
      <w:bodyDiv w:val="1"/>
      <w:marLeft w:val="0"/>
      <w:marRight w:val="0"/>
      <w:marTop w:val="0"/>
      <w:marBottom w:val="0"/>
      <w:divBdr>
        <w:top w:val="none" w:sz="0" w:space="0" w:color="auto"/>
        <w:left w:val="none" w:sz="0" w:space="0" w:color="auto"/>
        <w:bottom w:val="none" w:sz="0" w:space="0" w:color="auto"/>
        <w:right w:val="none" w:sz="0" w:space="0" w:color="auto"/>
      </w:divBdr>
    </w:div>
    <w:div w:id="1624995757">
      <w:bodyDiv w:val="1"/>
      <w:marLeft w:val="0"/>
      <w:marRight w:val="0"/>
      <w:marTop w:val="0"/>
      <w:marBottom w:val="0"/>
      <w:divBdr>
        <w:top w:val="none" w:sz="0" w:space="0" w:color="auto"/>
        <w:left w:val="none" w:sz="0" w:space="0" w:color="auto"/>
        <w:bottom w:val="none" w:sz="0" w:space="0" w:color="auto"/>
        <w:right w:val="none" w:sz="0" w:space="0" w:color="auto"/>
      </w:divBdr>
      <w:divsChild>
        <w:div w:id="181332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831335">
              <w:marLeft w:val="0"/>
              <w:marRight w:val="0"/>
              <w:marTop w:val="0"/>
              <w:marBottom w:val="0"/>
              <w:divBdr>
                <w:top w:val="none" w:sz="0" w:space="0" w:color="auto"/>
                <w:left w:val="none" w:sz="0" w:space="0" w:color="auto"/>
                <w:bottom w:val="none" w:sz="0" w:space="0" w:color="auto"/>
                <w:right w:val="none" w:sz="0" w:space="0" w:color="auto"/>
              </w:divBdr>
              <w:divsChild>
                <w:div w:id="8235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996">
      <w:bodyDiv w:val="1"/>
      <w:marLeft w:val="0"/>
      <w:marRight w:val="0"/>
      <w:marTop w:val="0"/>
      <w:marBottom w:val="0"/>
      <w:divBdr>
        <w:top w:val="none" w:sz="0" w:space="0" w:color="auto"/>
        <w:left w:val="none" w:sz="0" w:space="0" w:color="auto"/>
        <w:bottom w:val="none" w:sz="0" w:space="0" w:color="auto"/>
        <w:right w:val="none" w:sz="0" w:space="0" w:color="auto"/>
      </w:divBdr>
    </w:div>
    <w:div w:id="191898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7cfd4c1-ebaa-447f-b654-368ed9f919ba">
      <Terms xmlns="http://schemas.microsoft.com/office/infopath/2007/PartnerControls"/>
    </lcf76f155ced4ddcb4097134ff3c332f>
    <TaxCatchAll xmlns="4d3dceb2-bc3a-455a-8a98-cd8cac6a7e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790DFB801994D4487858ECEE590389B" ma:contentTypeVersion="15" ma:contentTypeDescription="Create a new document." ma:contentTypeScope="" ma:versionID="712e28d5789fb78cb390cadf4a213303">
  <xsd:schema xmlns:xsd="http://www.w3.org/2001/XMLSchema" xmlns:xs="http://www.w3.org/2001/XMLSchema" xmlns:p="http://schemas.microsoft.com/office/2006/metadata/properties" xmlns:ns2="e7cfd4c1-ebaa-447f-b654-368ed9f919ba" xmlns:ns3="4d3dceb2-bc3a-455a-8a98-cd8cac6a7e8e" targetNamespace="http://schemas.microsoft.com/office/2006/metadata/properties" ma:root="true" ma:fieldsID="19cfb507af56abcb2328942bf9906a40" ns2:_="" ns3:_="">
    <xsd:import namespace="e7cfd4c1-ebaa-447f-b654-368ed9f919ba"/>
    <xsd:import namespace="4d3dceb2-bc3a-455a-8a98-cd8cac6a7e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fd4c1-ebaa-447f-b654-368ed9f91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ae504-01c2-4ae5-a842-09e5f32470b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dceb2-bc3a-455a-8a98-cd8cac6a7e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b3970b-d1ef-4bc0-8a8b-8c5e881eeeb3}" ma:internalName="TaxCatchAll" ma:showField="CatchAllData" ma:web="4d3dceb2-bc3a-455a-8a98-cd8cac6a7e8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0590E3-53FD-479B-892C-986C5D4D9F16}">
  <ds:schemaRefs>
    <ds:schemaRef ds:uri="http://schemas.microsoft.com/office/2006/metadata/properties"/>
    <ds:schemaRef ds:uri="http://schemas.microsoft.com/office/infopath/2007/PartnerControls"/>
    <ds:schemaRef ds:uri="e7cfd4c1-ebaa-447f-b654-368ed9f919ba"/>
    <ds:schemaRef ds:uri="4d3dceb2-bc3a-455a-8a98-cd8cac6a7e8e"/>
  </ds:schemaRefs>
</ds:datastoreItem>
</file>

<file path=customXml/itemProps2.xml><?xml version="1.0" encoding="utf-8"?>
<ds:datastoreItem xmlns:ds="http://schemas.openxmlformats.org/officeDocument/2006/customXml" ds:itemID="{2BAF8EE7-5714-432E-A683-38233F441002}">
  <ds:schemaRefs>
    <ds:schemaRef ds:uri="http://schemas.microsoft.com/sharepoint/v3/contenttype/forms"/>
  </ds:schemaRefs>
</ds:datastoreItem>
</file>

<file path=customXml/itemProps3.xml><?xml version="1.0" encoding="utf-8"?>
<ds:datastoreItem xmlns:ds="http://schemas.openxmlformats.org/officeDocument/2006/customXml" ds:itemID="{B38BF11D-3C16-4017-9B4C-BCEC476A90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fd4c1-ebaa-447f-b654-368ed9f919ba"/>
    <ds:schemaRef ds:uri="4d3dceb2-bc3a-455a-8a98-cd8cac6a7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675</Words>
  <Characters>3708</Characters>
  <Application>Microsoft Office Word</Application>
  <DocSecurity>0</DocSecurity>
  <Lines>77</Lines>
  <Paragraphs>29</Paragraphs>
  <ScaleCrop>false</ScaleCrop>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and develop the in-house fundraising team, maximizing net income for UNICEF UK</dc:title>
  <dc:subject/>
  <dc:creator>Michelle Agyakwa</dc:creator>
  <cp:keywords/>
  <dc:description/>
  <cp:lastModifiedBy>Joanne Nightingale</cp:lastModifiedBy>
  <cp:revision>2</cp:revision>
  <cp:lastPrinted>2026-06-04T09:39:00Z</cp:lastPrinted>
  <dcterms:created xsi:type="dcterms:W3CDTF">2026-06-04T09:41:00Z</dcterms:created>
  <dcterms:modified xsi:type="dcterms:W3CDTF">2026-06-04T09:41:00Z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0x010100C790DFB801994D4487858ECEE590389B</vt:lpwstr>
  </property>
  <property fmtid="{D5CDD505-2E9C-101B-9397-08002B2CF9AE}" pid="3" name="docLang">
    <vt:lpwstr>en</vt:lpwstr>
  </property>
  <property fmtid="{D5CDD505-2E9C-101B-9397-08002B2CF9AE}" pid="4" name="MediaServiceImageTags">
    <vt:lpwstr/>
  </property>
</Properties>
</file>